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5B48" w:rsidRPr="00F25B48" w:rsidRDefault="006C73ED" w:rsidP="00F25B48">
      <w:pPr>
        <w:shd w:val="clear" w:color="auto" w:fill="FFFFFF"/>
        <w:tabs>
          <w:tab w:val="left" w:pos="851"/>
          <w:tab w:val="left" w:pos="4253"/>
          <w:tab w:val="left" w:pos="4536"/>
        </w:tabs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88" name="Рисунок 2" descr="Описание: 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7BBB">
        <w:rPr>
          <w:color w:val="000000"/>
          <w:sz w:val="20"/>
          <w:szCs w:val="20"/>
        </w:rPr>
        <w:t xml:space="preserve"> </w:t>
      </w: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aps/>
          <w:color w:val="000000"/>
          <w:sz w:val="20"/>
          <w:szCs w:val="20"/>
        </w:rPr>
      </w:pPr>
      <w:r w:rsidRPr="00F25B48">
        <w:rPr>
          <w:color w:val="000000"/>
          <w:sz w:val="20"/>
          <w:szCs w:val="20"/>
        </w:rPr>
        <w:t>МИНИСТЕРСТВО ОБРАЗОВАНИЯ И НАУКИ РОССИЙСКОЙ ФЕДЕРАЦИИ</w:t>
      </w:r>
    </w:p>
    <w:p w:rsidR="00F25B48" w:rsidRPr="00F25B48" w:rsidRDefault="00F25B48" w:rsidP="00F25B48">
      <w:pPr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 xml:space="preserve">Федеральное государственное автономное образовательное учреждение </w:t>
      </w: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>высшего профессионального образования</w:t>
      </w: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  <w:r w:rsidRPr="00F25B48">
        <w:rPr>
          <w:b/>
          <w:bCs/>
          <w:color w:val="000000"/>
          <w:sz w:val="28"/>
          <w:szCs w:val="28"/>
        </w:rPr>
        <w:t>«Дальневосточный федеральный университет»</w:t>
      </w:r>
    </w:p>
    <w:p w:rsidR="00F25B48" w:rsidRPr="00F25B48" w:rsidRDefault="00F25B48" w:rsidP="00F25B4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</w:p>
    <w:p w:rsidR="00F25B48" w:rsidRPr="00F25B48" w:rsidRDefault="00F25B48" w:rsidP="008027B4">
      <w:pPr>
        <w:pBdr>
          <w:top w:val="thinThickSmallGap" w:sz="24" w:space="1" w:color="auto"/>
        </w:pBdr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/>
      </w:tblPr>
      <w:tblGrid>
        <w:gridCol w:w="10173"/>
      </w:tblGrid>
      <w:tr w:rsidR="00F25B48" w:rsidRPr="00F25B48" w:rsidTr="0059311A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:rsidR="00F25B48" w:rsidRPr="00F25B48" w:rsidRDefault="00F25B48" w:rsidP="00F25B48">
            <w:pPr>
              <w:tabs>
                <w:tab w:val="left" w:pos="851"/>
                <w:tab w:val="left" w:pos="9072"/>
              </w:tabs>
              <w:jc w:val="both"/>
              <w:rPr>
                <w:color w:val="000000"/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F25B48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:rsidR="00F25B48" w:rsidRPr="00F25B48" w:rsidRDefault="00F25B48" w:rsidP="00F25B48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:rsidR="00F25B48" w:rsidRPr="00F25B48" w:rsidRDefault="00F25B48" w:rsidP="00D25C35">
            <w:pPr>
              <w:widowControl w:val="0"/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color w:val="000000"/>
                <w:sz w:val="20"/>
                <w:szCs w:val="20"/>
              </w:rPr>
            </w:pPr>
            <w:r w:rsidRPr="00F25B48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</w:tbl>
    <w:p w:rsidR="00F25B48" w:rsidRPr="00F25B48" w:rsidRDefault="00F25B48" w:rsidP="00F25B4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p w:rsidR="00F25B48" w:rsidRPr="00F25B48" w:rsidRDefault="00F25B48" w:rsidP="00F25B4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tbl>
      <w:tblPr>
        <w:tblW w:w="0" w:type="auto"/>
        <w:tblLook w:val="0000"/>
      </w:tblPr>
      <w:tblGrid>
        <w:gridCol w:w="9854"/>
      </w:tblGrid>
      <w:tr w:rsidR="00F25B48" w:rsidRPr="00F25B48" w:rsidTr="0059311A">
        <w:tc>
          <w:tcPr>
            <w:tcW w:w="10138" w:type="dxa"/>
          </w:tcPr>
          <w:p w:rsidR="00FD2FCE" w:rsidRPr="008027B4" w:rsidRDefault="0022732A" w:rsidP="00884F9B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Разработка сайта «Практика.</w:t>
            </w:r>
            <w:r>
              <w:rPr>
                <w:color w:val="000000"/>
                <w:sz w:val="28"/>
                <w:szCs w:val="28"/>
                <w:lang w:val="en-US"/>
              </w:rPr>
              <w:t>FEFU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F25B48" w:rsidRPr="00F25B48" w:rsidTr="0059311A">
        <w:tc>
          <w:tcPr>
            <w:tcW w:w="10138" w:type="dxa"/>
          </w:tcPr>
          <w:p w:rsidR="00F25B48" w:rsidRPr="00F25B48" w:rsidRDefault="00F25B48" w:rsidP="00F25B48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  <w:p w:rsidR="00F25B48" w:rsidRPr="00F25B48" w:rsidRDefault="00F25B48" w:rsidP="00F25B48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F25B48" w:rsidRPr="00F25B48" w:rsidRDefault="00880D9F" w:rsidP="00565C34">
      <w:pPr>
        <w:tabs>
          <w:tab w:val="left" w:pos="851"/>
        </w:tabs>
        <w:ind w:left="142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ПРОЕКТНЫЙ ПРАКТИКУМ</w:t>
      </w:r>
    </w:p>
    <w:p w:rsidR="00F25B48" w:rsidRPr="00F25B48" w:rsidRDefault="00F25B48" w:rsidP="00880D9F">
      <w:pPr>
        <w:jc w:val="center"/>
        <w:rPr>
          <w:sz w:val="28"/>
          <w:szCs w:val="28"/>
        </w:rPr>
      </w:pPr>
      <w:r w:rsidRPr="00F25B48">
        <w:rPr>
          <w:sz w:val="28"/>
          <w:szCs w:val="28"/>
        </w:rPr>
        <w:t xml:space="preserve">по </w:t>
      </w:r>
      <w:r w:rsidR="00F30377" w:rsidRPr="00F25B48">
        <w:rPr>
          <w:sz w:val="28"/>
          <w:szCs w:val="28"/>
        </w:rPr>
        <w:t>основной образовательной</w:t>
      </w:r>
      <w:r w:rsidRPr="00F25B48">
        <w:rPr>
          <w:sz w:val="28"/>
          <w:szCs w:val="28"/>
        </w:rPr>
        <w:t xml:space="preserve"> программе подготовки бакалавров</w:t>
      </w:r>
    </w:p>
    <w:p w:rsidR="00124572" w:rsidRDefault="00F25B48" w:rsidP="00880D9F">
      <w:pPr>
        <w:tabs>
          <w:tab w:val="left" w:pos="851"/>
        </w:tabs>
        <w:ind w:left="567"/>
        <w:jc w:val="center"/>
        <w:rPr>
          <w:b/>
          <w:color w:val="000000"/>
          <w:sz w:val="20"/>
          <w:szCs w:val="20"/>
          <w:lang w:val="en-US"/>
        </w:rPr>
      </w:pPr>
      <w:r w:rsidRPr="00F25B48">
        <w:rPr>
          <w:sz w:val="28"/>
          <w:szCs w:val="28"/>
        </w:rPr>
        <w:t xml:space="preserve">по направлению </w:t>
      </w:r>
      <w:r w:rsidRPr="00F25B48">
        <w:rPr>
          <w:color w:val="000000"/>
          <w:sz w:val="28"/>
          <w:szCs w:val="28"/>
        </w:rPr>
        <w:t>09.03.03 – прикладная информатика</w:t>
      </w:r>
    </w:p>
    <w:p w:rsidR="00124572" w:rsidRDefault="00124572" w:rsidP="00D72E98">
      <w:pPr>
        <w:tabs>
          <w:tab w:val="left" w:pos="851"/>
        </w:tabs>
        <w:ind w:left="567"/>
        <w:jc w:val="both"/>
        <w:rPr>
          <w:b/>
          <w:color w:val="000000"/>
          <w:sz w:val="20"/>
          <w:szCs w:val="20"/>
          <w:lang w:val="en-US"/>
        </w:rPr>
      </w:pPr>
    </w:p>
    <w:p w:rsidR="00F25B48" w:rsidRPr="00F25B48" w:rsidRDefault="00F25B48" w:rsidP="00D72E98">
      <w:pPr>
        <w:tabs>
          <w:tab w:val="left" w:pos="851"/>
        </w:tabs>
        <w:ind w:left="567"/>
        <w:jc w:val="both"/>
        <w:rPr>
          <w:b/>
          <w:color w:val="000000"/>
          <w:sz w:val="20"/>
          <w:szCs w:val="20"/>
        </w:rPr>
      </w:pPr>
      <w:r w:rsidRPr="00F25B48">
        <w:rPr>
          <w:b/>
          <w:color w:val="000000"/>
          <w:sz w:val="20"/>
          <w:szCs w:val="20"/>
        </w:rPr>
        <w:t xml:space="preserve">  </w:t>
      </w:r>
    </w:p>
    <w:p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tbl>
      <w:tblPr>
        <w:tblW w:w="10031" w:type="dxa"/>
        <w:tblLayout w:type="fixed"/>
        <w:tblLook w:val="01E0"/>
      </w:tblPr>
      <w:tblGrid>
        <w:gridCol w:w="5211"/>
        <w:gridCol w:w="4820"/>
      </w:tblGrid>
      <w:tr w:rsidR="00F25B48" w:rsidRPr="00F25B48" w:rsidTr="002636FD">
        <w:tc>
          <w:tcPr>
            <w:tcW w:w="5211" w:type="dxa"/>
          </w:tcPr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</w:rPr>
            </w:pP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</w:p>
          <w:p w:rsidR="00F30377" w:rsidRDefault="00F30377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>
              <w:t xml:space="preserve">Работа защищена </w:t>
            </w:r>
          </w:p>
          <w:p w:rsidR="00F25B48" w:rsidRPr="00F25B48" w:rsidRDefault="00F30377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>
              <w:t xml:space="preserve">с оценкой </w:t>
            </w:r>
            <w:r w:rsidRPr="008027B4">
              <w:rPr>
                <w:sz w:val="20"/>
                <w:szCs w:val="20"/>
                <w:u w:val="single"/>
              </w:rPr>
              <w:t>________</w:t>
            </w:r>
            <w:r>
              <w:rPr>
                <w:sz w:val="20"/>
                <w:szCs w:val="20"/>
              </w:rPr>
              <w:t>____</w:t>
            </w:r>
            <w:r w:rsidRPr="008027B4">
              <w:rPr>
                <w:sz w:val="20"/>
                <w:szCs w:val="20"/>
                <w:u w:val="single"/>
              </w:rPr>
              <w:t>________</w:t>
            </w:r>
            <w:r>
              <w:rPr>
                <w:sz w:val="20"/>
                <w:szCs w:val="20"/>
              </w:rPr>
              <w:t>____</w:t>
            </w: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</w:p>
          <w:p w:rsidR="00F25B48" w:rsidRPr="00F25B48" w:rsidRDefault="00F25B48" w:rsidP="00F30377">
            <w:pPr>
              <w:widowControl w:val="0"/>
              <w:tabs>
                <w:tab w:val="left" w:pos="851"/>
              </w:tabs>
              <w:ind w:left="142" w:right="-1327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4820" w:type="dxa"/>
          </w:tcPr>
          <w:p w:rsidR="00F25B48" w:rsidRPr="00F25B48" w:rsidRDefault="00F25B48" w:rsidP="00006D94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0"/>
                <w:szCs w:val="20"/>
              </w:rPr>
            </w:pPr>
            <w:r w:rsidRPr="00006D94">
              <w:t>Студент</w:t>
            </w:r>
            <w:r w:rsidR="00D411FD">
              <w:t>ы</w:t>
            </w:r>
            <w:r w:rsidRPr="00006D94">
              <w:t xml:space="preserve"> группы</w:t>
            </w:r>
            <w:r w:rsidR="008D33A3">
              <w:t xml:space="preserve"> </w:t>
            </w:r>
            <w:r w:rsidRPr="00006D94">
              <w:t>№ Б8</w:t>
            </w:r>
            <w:r w:rsidR="00B6611E" w:rsidRPr="00497136">
              <w:t>4</w:t>
            </w:r>
            <w:r w:rsidR="00AE30B1" w:rsidRPr="00006D94">
              <w:t>19а</w:t>
            </w: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0"/>
                <w:szCs w:val="20"/>
              </w:rPr>
            </w:pPr>
          </w:p>
          <w:p w:rsidR="00AE3FB4" w:rsidRDefault="002636FD" w:rsidP="00AE3FB4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  <w:r>
              <w:rPr>
                <w:sz w:val="20"/>
                <w:szCs w:val="20"/>
              </w:rPr>
              <w:t>_________________</w:t>
            </w:r>
            <w:r w:rsidR="00070B9E">
              <w:rPr>
                <w:sz w:val="20"/>
                <w:szCs w:val="20"/>
              </w:rPr>
              <w:t>_____</w:t>
            </w:r>
            <w:r w:rsidR="008D33A3">
              <w:rPr>
                <w:sz w:val="20"/>
                <w:szCs w:val="20"/>
              </w:rPr>
              <w:t xml:space="preserve">___ </w:t>
            </w:r>
            <w:r w:rsidR="008027B4">
              <w:t>Борисов Д.А</w:t>
            </w:r>
            <w:r w:rsidR="008C4A9E">
              <w:t>.</w:t>
            </w:r>
          </w:p>
          <w:p w:rsidR="008D33A3" w:rsidRDefault="008D33A3" w:rsidP="00A5364C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 xml:space="preserve">_________________________ </w:t>
            </w:r>
            <w:r w:rsidRPr="00A5364C">
              <w:t>Даниленко Д.</w:t>
            </w:r>
            <w:r>
              <w:t>С</w:t>
            </w:r>
            <w:r>
              <w:rPr>
                <w:sz w:val="28"/>
                <w:szCs w:val="28"/>
              </w:rPr>
              <w:t>.</w:t>
            </w:r>
          </w:p>
          <w:p w:rsidR="008C4A9E" w:rsidRDefault="008D33A3" w:rsidP="008D33A3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  <w:r>
              <w:rPr>
                <w:sz w:val="20"/>
                <w:szCs w:val="20"/>
              </w:rPr>
              <w:t xml:space="preserve">_________________________ </w:t>
            </w:r>
            <w:r>
              <w:t>Останкова А. И.</w:t>
            </w:r>
          </w:p>
          <w:p w:rsidR="008D33A3" w:rsidRPr="008D33A3" w:rsidRDefault="008D33A3" w:rsidP="008D33A3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</w:pPr>
          </w:p>
          <w:p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</w:pPr>
            <w:r w:rsidRPr="00F25B48">
              <w:t xml:space="preserve"> «_____» ________________ 20____г.</w:t>
            </w:r>
          </w:p>
          <w:p w:rsidR="00F25B48" w:rsidRPr="00F25B48" w:rsidRDefault="00F25B48" w:rsidP="00F25B48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8"/>
                <w:szCs w:val="28"/>
              </w:rPr>
            </w:pPr>
          </w:p>
          <w:p w:rsidR="00150AC0" w:rsidRPr="008027B4" w:rsidRDefault="008027B4" w:rsidP="00150AC0">
            <w:pPr>
              <w:tabs>
                <w:tab w:val="left" w:pos="851"/>
                <w:tab w:val="left" w:pos="5954"/>
              </w:tabs>
              <w:ind w:right="34"/>
            </w:pPr>
            <w:r>
              <w:t>Руководитель</w:t>
            </w:r>
            <w:r w:rsidRPr="008027B4">
              <w:t>:</w:t>
            </w:r>
          </w:p>
          <w:p w:rsidR="008027B4" w:rsidRPr="00F25B48" w:rsidRDefault="008027B4" w:rsidP="008027B4">
            <w:pPr>
              <w:widowControl w:val="0"/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</w:t>
            </w:r>
            <w:r w:rsidRPr="008027B4">
              <w:rPr>
                <w:sz w:val="20"/>
                <w:szCs w:val="20"/>
                <w:u w:val="single"/>
              </w:rPr>
              <w:t>______________</w:t>
            </w:r>
            <w:r>
              <w:rPr>
                <w:sz w:val="20"/>
                <w:szCs w:val="20"/>
              </w:rPr>
              <w:t>_____</w:t>
            </w:r>
            <w:r w:rsidRPr="008027B4">
              <w:rPr>
                <w:sz w:val="20"/>
                <w:szCs w:val="20"/>
                <w:u w:val="single"/>
              </w:rPr>
              <w:t>____________</w:t>
            </w:r>
            <w:r>
              <w:rPr>
                <w:sz w:val="20"/>
                <w:szCs w:val="20"/>
              </w:rPr>
              <w:t>____</w:t>
            </w:r>
          </w:p>
          <w:p w:rsidR="008027B4" w:rsidRDefault="00F30377" w:rsidP="00F30377">
            <w:pPr>
              <w:widowControl w:val="0"/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          </w:t>
            </w:r>
            <w:r w:rsidR="008027B4" w:rsidRPr="00F25B48">
              <w:rPr>
                <w:sz w:val="16"/>
                <w:szCs w:val="16"/>
              </w:rPr>
              <w:t>(</w:t>
            </w:r>
            <w:r w:rsidR="008027B4" w:rsidRPr="008027B4">
              <w:rPr>
                <w:sz w:val="16"/>
                <w:szCs w:val="16"/>
              </w:rPr>
              <w:t>должность, учебное звание</w:t>
            </w:r>
            <w:r w:rsidR="008027B4" w:rsidRPr="00F25B48">
              <w:rPr>
                <w:sz w:val="16"/>
                <w:szCs w:val="16"/>
              </w:rPr>
              <w:t>)</w:t>
            </w:r>
          </w:p>
          <w:p w:rsidR="008027B4" w:rsidRPr="008027B4" w:rsidRDefault="008027B4" w:rsidP="00150AC0">
            <w:pPr>
              <w:tabs>
                <w:tab w:val="left" w:pos="851"/>
                <w:tab w:val="left" w:pos="5954"/>
              </w:tabs>
              <w:ind w:right="34"/>
            </w:pPr>
          </w:p>
          <w:p w:rsidR="008C4A9E" w:rsidRPr="00F25B48" w:rsidRDefault="00070B9E" w:rsidP="008C4A9E">
            <w:pPr>
              <w:widowControl w:val="0"/>
              <w:tabs>
                <w:tab w:val="left" w:pos="851"/>
                <w:tab w:val="left" w:pos="4287"/>
              </w:tabs>
              <w:ind w:right="-1327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______________________</w:t>
            </w:r>
            <w:r w:rsidR="00F30377">
              <w:rPr>
                <w:sz w:val="20"/>
                <w:szCs w:val="20"/>
              </w:rPr>
              <w:t>________________</w:t>
            </w:r>
          </w:p>
          <w:p w:rsidR="00F30377" w:rsidRDefault="00F30377" w:rsidP="00F30377">
            <w:pPr>
              <w:widowControl w:val="0"/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 xml:space="preserve">          </w:t>
            </w:r>
            <w:r w:rsidR="008C4A9E" w:rsidRPr="00F25B48">
              <w:rPr>
                <w:sz w:val="16"/>
                <w:szCs w:val="16"/>
              </w:rPr>
              <w:t>(</w:t>
            </w:r>
            <w:r w:rsidRPr="00F25B48">
              <w:rPr>
                <w:sz w:val="16"/>
                <w:szCs w:val="16"/>
              </w:rPr>
              <w:t>подпись)</w:t>
            </w:r>
            <w:r w:rsidRPr="00F25B48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      </w:t>
            </w:r>
            <w:r w:rsidRPr="00F25B48">
              <w:rPr>
                <w:sz w:val="16"/>
                <w:szCs w:val="16"/>
              </w:rPr>
              <w:t xml:space="preserve">        </w:t>
            </w:r>
            <w:r>
              <w:rPr>
                <w:sz w:val="16"/>
                <w:szCs w:val="16"/>
              </w:rPr>
              <w:t xml:space="preserve">  </w:t>
            </w:r>
            <w:r w:rsidRPr="00F25B48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ФИО</w:t>
            </w:r>
            <w:r w:rsidRPr="00F25B48">
              <w:rPr>
                <w:sz w:val="16"/>
                <w:szCs w:val="16"/>
              </w:rPr>
              <w:t>)</w:t>
            </w:r>
          </w:p>
          <w:p w:rsidR="008C4A9E" w:rsidRDefault="00F30377" w:rsidP="008C4A9E">
            <w:pPr>
              <w:widowControl w:val="0"/>
              <w:tabs>
                <w:tab w:val="left" w:pos="459"/>
              </w:tabs>
              <w:ind w:left="459" w:right="-1327" w:hanging="42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</w:p>
          <w:p w:rsidR="008C4A9E" w:rsidRDefault="008C4A9E" w:rsidP="008C4A9E">
            <w:pPr>
              <w:widowControl w:val="0"/>
              <w:tabs>
                <w:tab w:val="left" w:pos="459"/>
              </w:tabs>
              <w:ind w:left="459" w:right="-1327" w:hanging="425"/>
              <w:jc w:val="both"/>
              <w:rPr>
                <w:sz w:val="28"/>
                <w:szCs w:val="28"/>
              </w:rPr>
            </w:pPr>
          </w:p>
          <w:p w:rsidR="00F25B48" w:rsidRPr="00F25B48" w:rsidRDefault="008C4A9E" w:rsidP="008C4A9E">
            <w:pPr>
              <w:tabs>
                <w:tab w:val="left" w:pos="851"/>
                <w:tab w:val="left" w:pos="5954"/>
              </w:tabs>
              <w:ind w:right="-1327"/>
              <w:jc w:val="both"/>
              <w:rPr>
                <w:sz w:val="28"/>
                <w:szCs w:val="20"/>
                <w:vertAlign w:val="superscript"/>
              </w:rPr>
            </w:pPr>
            <w:r w:rsidRPr="00F25B48">
              <w:t xml:space="preserve"> </w:t>
            </w:r>
            <w:r w:rsidR="00F25B48" w:rsidRPr="00F25B48">
              <w:t>«______»________________20___г.</w:t>
            </w:r>
          </w:p>
        </w:tc>
      </w:tr>
      <w:tr w:rsidR="00F25B48" w:rsidRPr="00F25B48" w:rsidTr="002636FD">
        <w:tc>
          <w:tcPr>
            <w:tcW w:w="5211" w:type="dxa"/>
          </w:tcPr>
          <w:p w:rsidR="00DF4A98" w:rsidRDefault="00F30377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sz w:val="20"/>
                <w:szCs w:val="20"/>
                <w:u w:val="single"/>
              </w:rPr>
            </w:pPr>
            <w:r>
              <w:rPr>
                <w:bCs/>
                <w:szCs w:val="20"/>
              </w:rPr>
              <w:t>Регистрационный номер</w:t>
            </w:r>
            <w:r>
              <w:rPr>
                <w:sz w:val="20"/>
                <w:szCs w:val="20"/>
              </w:rPr>
              <w:t>__</w:t>
            </w:r>
            <w:r w:rsidRPr="008027B4">
              <w:rPr>
                <w:sz w:val="20"/>
                <w:szCs w:val="20"/>
                <w:u w:val="single"/>
              </w:rPr>
              <w:t>_______</w:t>
            </w:r>
          </w:p>
          <w:p w:rsidR="00F30377" w:rsidRPr="00F30377" w:rsidRDefault="00F30377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Cs/>
                <w:szCs w:val="20"/>
              </w:rPr>
            </w:pPr>
            <w:r w:rsidRPr="00F25B48">
              <w:t>«______»________________20___г.</w:t>
            </w:r>
          </w:p>
          <w:p w:rsidR="00DF4A98" w:rsidRPr="008C4A9E" w:rsidRDefault="00DF4A98" w:rsidP="00DF4A9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/>
                <w:bCs/>
                <w:sz w:val="28"/>
                <w:szCs w:val="20"/>
              </w:rPr>
            </w:pPr>
          </w:p>
          <w:p w:rsidR="00F25B48" w:rsidRPr="00F25B48" w:rsidRDefault="00F25B48" w:rsidP="00F25B48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/>
                <w:bCs/>
                <w:sz w:val="28"/>
                <w:szCs w:val="20"/>
                <w:vertAlign w:val="superscript"/>
              </w:rPr>
            </w:pPr>
            <w:r w:rsidRPr="00F25B48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4820" w:type="dxa"/>
          </w:tcPr>
          <w:p w:rsidR="00F25B48" w:rsidRPr="00F25B48" w:rsidRDefault="00F25B48" w:rsidP="00F25B48">
            <w:pPr>
              <w:tabs>
                <w:tab w:val="left" w:pos="851"/>
              </w:tabs>
              <w:spacing w:line="360" w:lineRule="auto"/>
              <w:ind w:left="567" w:right="-1327"/>
              <w:jc w:val="center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F25B48" w:rsidRPr="00F25B48" w:rsidTr="002636FD">
        <w:tc>
          <w:tcPr>
            <w:tcW w:w="5211" w:type="dxa"/>
          </w:tcPr>
          <w:p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4820" w:type="dxa"/>
          </w:tcPr>
          <w:p w:rsidR="00F25B48" w:rsidRPr="00F25B48" w:rsidRDefault="00F25B48" w:rsidP="00F25B48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</w:tr>
    </w:tbl>
    <w:p w:rsidR="00F25B48" w:rsidRPr="00F25B48" w:rsidRDefault="00F25B48" w:rsidP="00F25B4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</w:rPr>
      </w:pPr>
      <w:r w:rsidRPr="00F25B48">
        <w:rPr>
          <w:b/>
          <w:color w:val="000000"/>
        </w:rPr>
        <w:t>г. Владивосток</w:t>
      </w:r>
    </w:p>
    <w:p w:rsidR="00AA1E8B" w:rsidRPr="00CD7BB5" w:rsidRDefault="00F30377" w:rsidP="00CD7BB5">
      <w:pPr>
        <w:tabs>
          <w:tab w:val="left" w:pos="851"/>
          <w:tab w:val="left" w:pos="5670"/>
        </w:tabs>
        <w:ind w:left="567"/>
        <w:jc w:val="center"/>
        <w:rPr>
          <w:sz w:val="20"/>
          <w:szCs w:val="20"/>
        </w:rPr>
      </w:pPr>
      <w:r>
        <w:rPr>
          <w:b/>
          <w:color w:val="000000"/>
        </w:rPr>
        <w:t>2017</w:t>
      </w:r>
    </w:p>
    <w:p w:rsidR="00FE1160" w:rsidRPr="006506B0" w:rsidRDefault="00FE1160">
      <w:pPr>
        <w:pStyle w:val="aff"/>
        <w:rPr>
          <w:rFonts w:ascii="Arial" w:hAnsi="Arial" w:cs="Arial"/>
          <w:color w:val="auto"/>
        </w:rPr>
      </w:pPr>
      <w:r w:rsidRPr="006506B0">
        <w:rPr>
          <w:rFonts w:ascii="Arial" w:hAnsi="Arial" w:cs="Arial"/>
          <w:color w:val="auto"/>
        </w:rPr>
        <w:lastRenderedPageBreak/>
        <w:t>Оглавление</w:t>
      </w:r>
    </w:p>
    <w:p w:rsidR="00B6611E" w:rsidRPr="00B6611E" w:rsidRDefault="00454BA0">
      <w:pPr>
        <w:pStyle w:val="12"/>
        <w:rPr>
          <w:rFonts w:ascii="Arial" w:eastAsiaTheme="minorEastAsia" w:hAnsi="Arial" w:cs="Arial"/>
          <w:b w:val="0"/>
        </w:rPr>
      </w:pPr>
      <w:r w:rsidRPr="00454BA0">
        <w:fldChar w:fldCharType="begin"/>
      </w:r>
      <w:r w:rsidR="00FE1160">
        <w:instrText xml:space="preserve"> TOC \o "1-3" \h \z \u </w:instrText>
      </w:r>
      <w:r w:rsidRPr="00454BA0">
        <w:fldChar w:fldCharType="separate"/>
      </w:r>
      <w:hyperlink w:anchor="_Toc498992295" w:history="1">
        <w:r w:rsidR="00B6611E" w:rsidRPr="00B6611E">
          <w:rPr>
            <w:rStyle w:val="a3"/>
            <w:rFonts w:ascii="Arial" w:hAnsi="Arial" w:cs="Arial"/>
          </w:rPr>
          <w:t>Аннотация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_Toc498992295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3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296" w:history="1">
        <w:r w:rsidR="00B6611E" w:rsidRPr="00B6611E">
          <w:rPr>
            <w:rStyle w:val="a3"/>
            <w:rFonts w:ascii="Arial" w:hAnsi="Arial" w:cs="Arial"/>
          </w:rPr>
          <w:t>1.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Введение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_Toc498992296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3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7" w:history="1">
        <w:r w:rsidR="00B6611E" w:rsidRPr="00B6611E">
          <w:rPr>
            <w:rStyle w:val="a3"/>
            <w:rFonts w:ascii="Arial" w:hAnsi="Arial" w:cs="Arial"/>
            <w:noProof/>
          </w:rPr>
          <w:t>1.1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Глоссарий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_Toc498992297 \h </w:instrText>
        </w:r>
        <w:r w:rsidRPr="00B6611E">
          <w:rPr>
            <w:rFonts w:ascii="Arial" w:hAnsi="Arial" w:cs="Arial"/>
            <w:noProof/>
            <w:webHidden/>
          </w:rPr>
        </w:r>
        <w:r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3</w:t>
        </w:r>
        <w:r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:rsidR="00B6611E" w:rsidRPr="00B6611E" w:rsidRDefault="00454BA0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8" w:history="1">
        <w:r w:rsidR="00B6611E" w:rsidRPr="00B6611E">
          <w:rPr>
            <w:rStyle w:val="a3"/>
            <w:rFonts w:ascii="Arial" w:hAnsi="Arial" w:cs="Arial"/>
            <w:noProof/>
          </w:rPr>
          <w:t>1.2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Описание предметной области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_Toc498992298 \h </w:instrText>
        </w:r>
        <w:r w:rsidRPr="00B6611E">
          <w:rPr>
            <w:rFonts w:ascii="Arial" w:hAnsi="Arial" w:cs="Arial"/>
            <w:noProof/>
            <w:webHidden/>
          </w:rPr>
        </w:r>
        <w:r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4</w:t>
        </w:r>
        <w:r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:rsidR="00B6611E" w:rsidRPr="00B6611E" w:rsidRDefault="00454BA0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299" w:history="1">
        <w:r w:rsidR="00B6611E" w:rsidRPr="00B6611E">
          <w:rPr>
            <w:rStyle w:val="a3"/>
            <w:rFonts w:ascii="Arial" w:hAnsi="Arial" w:cs="Arial"/>
            <w:noProof/>
          </w:rPr>
          <w:t>1.3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Неформальная постановка задачи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_Toc498992299 \h </w:instrText>
        </w:r>
        <w:r w:rsidRPr="00B6611E">
          <w:rPr>
            <w:rFonts w:ascii="Arial" w:hAnsi="Arial" w:cs="Arial"/>
            <w:noProof/>
            <w:webHidden/>
          </w:rPr>
        </w:r>
        <w:r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7</w:t>
        </w:r>
        <w:r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:rsidR="00B6611E" w:rsidRPr="00B6611E" w:rsidRDefault="00454BA0">
      <w:pPr>
        <w:pStyle w:val="21"/>
        <w:tabs>
          <w:tab w:val="left" w:pos="1540"/>
        </w:tabs>
        <w:rPr>
          <w:rFonts w:ascii="Arial" w:eastAsiaTheme="minorEastAsia" w:hAnsi="Arial" w:cs="Arial"/>
          <w:noProof/>
        </w:rPr>
      </w:pPr>
      <w:hyperlink w:anchor="_Toc498992300" w:history="1">
        <w:r w:rsidR="00B6611E" w:rsidRPr="00B6611E">
          <w:rPr>
            <w:rStyle w:val="a3"/>
            <w:rFonts w:ascii="Arial" w:hAnsi="Arial" w:cs="Arial"/>
            <w:noProof/>
          </w:rPr>
          <w:t>1.4</w:t>
        </w:r>
        <w:r w:rsidR="00B6611E" w:rsidRPr="00B6611E">
          <w:rPr>
            <w:rFonts w:ascii="Arial" w:eastAsiaTheme="minorEastAsia" w:hAnsi="Arial" w:cs="Arial"/>
            <w:noProof/>
          </w:rPr>
          <w:tab/>
        </w:r>
        <w:r w:rsidR="00B6611E" w:rsidRPr="00B6611E">
          <w:rPr>
            <w:rStyle w:val="a3"/>
            <w:rFonts w:ascii="Arial" w:hAnsi="Arial" w:cs="Arial"/>
            <w:noProof/>
          </w:rPr>
          <w:t>Обзор существующих методов решения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_Toc498992300 \h </w:instrText>
        </w:r>
        <w:r w:rsidRPr="00B6611E">
          <w:rPr>
            <w:rFonts w:ascii="Arial" w:hAnsi="Arial" w:cs="Arial"/>
            <w:noProof/>
            <w:webHidden/>
          </w:rPr>
        </w:r>
        <w:r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7</w:t>
        </w:r>
        <w:r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1" w:history="1">
        <w:r w:rsidR="00B6611E" w:rsidRPr="00B6611E">
          <w:rPr>
            <w:rStyle w:val="a3"/>
            <w:rFonts w:ascii="Arial" w:hAnsi="Arial" w:cs="Arial"/>
          </w:rPr>
          <w:t>2.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Требование к окружению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_Toc498992301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8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2" w:history="1">
        <w:r w:rsidR="00B6611E" w:rsidRPr="00B6611E">
          <w:rPr>
            <w:rStyle w:val="a3"/>
            <w:rFonts w:ascii="Arial" w:eastAsia="Calibri" w:hAnsi="Arial" w:cs="Arial"/>
          </w:rPr>
          <w:t>3.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eastAsia="Calibri" w:hAnsi="Arial" w:cs="Arial"/>
            <w:shd w:val="clear" w:color="auto" w:fill="FFFFFF"/>
          </w:rPr>
          <w:t>Требования к пользователю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_Toc498992302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8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3" w:history="1">
        <w:r w:rsidR="00B6611E" w:rsidRPr="00B6611E">
          <w:rPr>
            <w:rStyle w:val="a3"/>
            <w:rFonts w:ascii="Arial" w:hAnsi="Arial" w:cs="Arial"/>
          </w:rPr>
          <w:t>4.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Архитектура системы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_Toc498992303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9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21"/>
        <w:rPr>
          <w:rFonts w:ascii="Arial" w:eastAsiaTheme="minorEastAsia" w:hAnsi="Arial" w:cs="Arial"/>
          <w:noProof/>
        </w:rPr>
      </w:pPr>
      <w:hyperlink w:anchor="_Toc498992304" w:history="1">
        <w:r w:rsidR="00B6611E" w:rsidRPr="00B6611E">
          <w:rPr>
            <w:rStyle w:val="a3"/>
            <w:rFonts w:ascii="Arial" w:hAnsi="Arial" w:cs="Arial"/>
            <w:noProof/>
            <w:lang w:val="en-US"/>
          </w:rPr>
          <w:t xml:space="preserve">4.1 </w:t>
        </w:r>
        <w:r w:rsidR="00B6611E" w:rsidRPr="00B6611E">
          <w:rPr>
            <w:rStyle w:val="a3"/>
            <w:rFonts w:ascii="Arial" w:hAnsi="Arial" w:cs="Arial"/>
            <w:noProof/>
          </w:rPr>
          <w:t>Спецификация данных</w:t>
        </w:r>
        <w:r w:rsidR="00B6611E" w:rsidRPr="00B6611E">
          <w:rPr>
            <w:rFonts w:ascii="Arial" w:hAnsi="Arial" w:cs="Arial"/>
            <w:noProof/>
            <w:webHidden/>
          </w:rPr>
          <w:tab/>
        </w:r>
        <w:r w:rsidRPr="00B6611E">
          <w:rPr>
            <w:rFonts w:ascii="Arial" w:hAnsi="Arial" w:cs="Arial"/>
            <w:noProof/>
            <w:webHidden/>
          </w:rPr>
          <w:fldChar w:fldCharType="begin"/>
        </w:r>
        <w:r w:rsidR="00B6611E" w:rsidRPr="00B6611E">
          <w:rPr>
            <w:rFonts w:ascii="Arial" w:hAnsi="Arial" w:cs="Arial"/>
            <w:noProof/>
            <w:webHidden/>
          </w:rPr>
          <w:instrText xml:space="preserve"> PAGEREF _Toc498992304 \h </w:instrText>
        </w:r>
        <w:r w:rsidRPr="00B6611E">
          <w:rPr>
            <w:rFonts w:ascii="Arial" w:hAnsi="Arial" w:cs="Arial"/>
            <w:noProof/>
            <w:webHidden/>
          </w:rPr>
        </w:r>
        <w:r w:rsidRPr="00B6611E">
          <w:rPr>
            <w:rFonts w:ascii="Arial" w:hAnsi="Arial" w:cs="Arial"/>
            <w:noProof/>
            <w:webHidden/>
          </w:rPr>
          <w:fldChar w:fldCharType="separate"/>
        </w:r>
        <w:r w:rsidR="00B6611E" w:rsidRPr="00B6611E">
          <w:rPr>
            <w:rFonts w:ascii="Arial" w:hAnsi="Arial" w:cs="Arial"/>
            <w:noProof/>
            <w:webHidden/>
          </w:rPr>
          <w:t>9</w:t>
        </w:r>
        <w:r w:rsidRPr="00B6611E">
          <w:rPr>
            <w:rFonts w:ascii="Arial" w:hAnsi="Arial" w:cs="Arial"/>
            <w:noProof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5" w:history="1">
        <w:r w:rsidR="00B6611E" w:rsidRPr="00B6611E">
          <w:rPr>
            <w:rStyle w:val="a3"/>
            <w:rFonts w:ascii="Arial" w:hAnsi="Arial" w:cs="Arial"/>
          </w:rPr>
          <w:t>5.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Функциональные требования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_Toc498992305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10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6" w:history="1">
        <w:r w:rsidR="00B6611E" w:rsidRPr="00B6611E">
          <w:rPr>
            <w:rStyle w:val="a3"/>
            <w:rFonts w:ascii="Arial" w:hAnsi="Arial" w:cs="Arial"/>
          </w:rPr>
          <w:t>6.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Требования к интерфейсу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_Toc498992306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11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tabs>
          <w:tab w:val="left" w:pos="1100"/>
        </w:tabs>
        <w:rPr>
          <w:rFonts w:ascii="Arial" w:eastAsiaTheme="minorEastAsia" w:hAnsi="Arial" w:cs="Arial"/>
          <w:b w:val="0"/>
        </w:rPr>
      </w:pPr>
      <w:hyperlink w:anchor="_Toc498992307" w:history="1">
        <w:r w:rsidR="00B6611E" w:rsidRPr="00B6611E">
          <w:rPr>
            <w:rStyle w:val="a3"/>
            <w:rFonts w:ascii="Arial" w:hAnsi="Arial" w:cs="Arial"/>
          </w:rPr>
          <w:t>7.</w:t>
        </w:r>
        <w:r w:rsidR="00B6611E" w:rsidRPr="00B6611E">
          <w:rPr>
            <w:rFonts w:ascii="Arial" w:eastAsiaTheme="minorEastAsia" w:hAnsi="Arial" w:cs="Arial"/>
            <w:b w:val="0"/>
          </w:rPr>
          <w:tab/>
        </w:r>
        <w:r w:rsidR="00B6611E" w:rsidRPr="00B6611E">
          <w:rPr>
            <w:rStyle w:val="a3"/>
            <w:rFonts w:ascii="Arial" w:hAnsi="Arial" w:cs="Arial"/>
          </w:rPr>
          <w:t>Проект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_Toc498992307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11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Pr="00B6611E" w:rsidRDefault="00454BA0">
      <w:pPr>
        <w:pStyle w:val="12"/>
        <w:rPr>
          <w:rFonts w:ascii="Arial" w:eastAsiaTheme="minorEastAsia" w:hAnsi="Arial" w:cs="Arial"/>
          <w:b w:val="0"/>
        </w:rPr>
      </w:pPr>
      <w:hyperlink w:anchor="_Toc498992308" w:history="1">
        <w:r w:rsidR="00B6611E" w:rsidRPr="00B6611E">
          <w:rPr>
            <w:rStyle w:val="a3"/>
            <w:rFonts w:ascii="Arial" w:hAnsi="Arial" w:cs="Arial"/>
          </w:rPr>
          <w:t>Заключение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_Toc498992308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26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B6611E" w:rsidRDefault="00454BA0">
      <w:pPr>
        <w:pStyle w:val="1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98992309" w:history="1">
        <w:r w:rsidR="00B6611E" w:rsidRPr="00B6611E">
          <w:rPr>
            <w:rStyle w:val="a3"/>
            <w:rFonts w:ascii="Arial" w:hAnsi="Arial" w:cs="Arial"/>
          </w:rPr>
          <w:t>Список литературы</w:t>
        </w:r>
        <w:r w:rsidR="00B6611E" w:rsidRPr="00B6611E">
          <w:rPr>
            <w:rFonts w:ascii="Arial" w:hAnsi="Arial" w:cs="Arial"/>
            <w:webHidden/>
          </w:rPr>
          <w:tab/>
        </w:r>
        <w:r w:rsidRPr="00B6611E">
          <w:rPr>
            <w:rFonts w:ascii="Arial" w:hAnsi="Arial" w:cs="Arial"/>
            <w:webHidden/>
          </w:rPr>
          <w:fldChar w:fldCharType="begin"/>
        </w:r>
        <w:r w:rsidR="00B6611E" w:rsidRPr="00B6611E">
          <w:rPr>
            <w:rFonts w:ascii="Arial" w:hAnsi="Arial" w:cs="Arial"/>
            <w:webHidden/>
          </w:rPr>
          <w:instrText xml:space="preserve"> PAGEREF _Toc498992309 \h </w:instrText>
        </w:r>
        <w:r w:rsidRPr="00B6611E">
          <w:rPr>
            <w:rFonts w:ascii="Arial" w:hAnsi="Arial" w:cs="Arial"/>
            <w:webHidden/>
          </w:rPr>
        </w:r>
        <w:r w:rsidRPr="00B6611E">
          <w:rPr>
            <w:rFonts w:ascii="Arial" w:hAnsi="Arial" w:cs="Arial"/>
            <w:webHidden/>
          </w:rPr>
          <w:fldChar w:fldCharType="separate"/>
        </w:r>
        <w:r w:rsidR="00B6611E" w:rsidRPr="00B6611E">
          <w:rPr>
            <w:rFonts w:ascii="Arial" w:hAnsi="Arial" w:cs="Arial"/>
            <w:webHidden/>
          </w:rPr>
          <w:t>26</w:t>
        </w:r>
        <w:r w:rsidRPr="00B6611E">
          <w:rPr>
            <w:rFonts w:ascii="Arial" w:hAnsi="Arial" w:cs="Arial"/>
            <w:webHidden/>
          </w:rPr>
          <w:fldChar w:fldCharType="end"/>
        </w:r>
      </w:hyperlink>
    </w:p>
    <w:p w:rsidR="00FE1160" w:rsidRDefault="00454BA0">
      <w:r>
        <w:rPr>
          <w:b/>
          <w:bCs/>
        </w:rPr>
        <w:fldChar w:fldCharType="end"/>
      </w:r>
    </w:p>
    <w:p w:rsidR="005B10CD" w:rsidRPr="005B10CD" w:rsidRDefault="005B10CD" w:rsidP="005B10CD"/>
    <w:p w:rsidR="00AA1E8B" w:rsidRDefault="00AA1E8B" w:rsidP="007A5FD1">
      <w:pPr>
        <w:ind w:firstLine="567"/>
        <w:jc w:val="both"/>
      </w:pPr>
    </w:p>
    <w:p w:rsidR="00AA1E8B" w:rsidRPr="00A730E0" w:rsidRDefault="00AA1E8B" w:rsidP="007A5FD1">
      <w:pPr>
        <w:pStyle w:val="afb"/>
        <w:jc w:val="both"/>
        <w:outlineLvl w:val="9"/>
        <w:rPr>
          <w:rFonts w:ascii="Times New Roman" w:hAnsi="Times New Roman"/>
          <w:sz w:val="24"/>
          <w:szCs w:val="24"/>
        </w:rPr>
      </w:pPr>
    </w:p>
    <w:p w:rsidR="0066633A" w:rsidRPr="00A730E0" w:rsidRDefault="00390062" w:rsidP="007A5FD1">
      <w:pPr>
        <w:ind w:firstLine="567"/>
        <w:jc w:val="both"/>
      </w:pPr>
      <w:r w:rsidRPr="00A730E0">
        <w:t xml:space="preserve"> </w:t>
      </w:r>
    </w:p>
    <w:p w:rsidR="00070B9E" w:rsidRDefault="00A90832" w:rsidP="00B96E04">
      <w:pPr>
        <w:pStyle w:val="afb"/>
        <w:ind w:left="567" w:hanging="567"/>
      </w:pPr>
      <w:r>
        <w:br w:type="page"/>
      </w:r>
      <w:bookmarkStart w:id="0" w:name="_Toc478944934"/>
      <w:bookmarkStart w:id="1" w:name="_Toc498992295"/>
      <w:r w:rsidR="00B342DD">
        <w:lastRenderedPageBreak/>
        <w:t>Аннотация</w:t>
      </w:r>
      <w:bookmarkEnd w:id="0"/>
      <w:bookmarkEnd w:id="1"/>
    </w:p>
    <w:p w:rsidR="00A773C8" w:rsidRPr="00BE1F04" w:rsidRDefault="00EC73CE" w:rsidP="002416DD">
      <w:pPr>
        <w:ind w:firstLine="567"/>
        <w:jc w:val="both"/>
      </w:pPr>
      <w:bookmarkStart w:id="2" w:name="_Toc478944891"/>
      <w:bookmarkStart w:id="3" w:name="_Toc478944936"/>
      <w:bookmarkStart w:id="4" w:name="_Toc470130934"/>
      <w:bookmarkStart w:id="5" w:name="_Toc470171354"/>
      <w:r>
        <w:t>Разработанная</w:t>
      </w:r>
      <w:r w:rsidR="00D33934">
        <w:t xml:space="preserve"> система</w:t>
      </w:r>
      <w:r>
        <w:t xml:space="preserve"> (веб-сайт)</w:t>
      </w:r>
      <w:r w:rsidR="00D33934">
        <w:t xml:space="preserve"> </w:t>
      </w:r>
      <w:r w:rsidR="002F31BE" w:rsidRPr="000B3FD0">
        <w:t xml:space="preserve">служит </w:t>
      </w:r>
      <w:r w:rsidR="008D33A3" w:rsidRPr="000B3FD0">
        <w:t>для упрощения</w:t>
      </w:r>
      <w:r w:rsidR="00D33934" w:rsidRPr="000B3FD0">
        <w:t xml:space="preserve"> процесс</w:t>
      </w:r>
      <w:r w:rsidR="008D33A3" w:rsidRPr="000B3FD0">
        <w:t>а</w:t>
      </w:r>
      <w:r w:rsidR="00D33934" w:rsidRPr="000B3FD0">
        <w:t xml:space="preserve"> распределения студентов на производственную практику.</w:t>
      </w:r>
      <w:r w:rsidR="007D7F7D" w:rsidRPr="000B3FD0">
        <w:t xml:space="preserve"> </w:t>
      </w:r>
      <w:r w:rsidRPr="000B3FD0">
        <w:t xml:space="preserve">Система </w:t>
      </w:r>
      <w:r w:rsidR="00804E33" w:rsidRPr="000B3FD0">
        <w:t>предназначена</w:t>
      </w:r>
      <w:r>
        <w:t xml:space="preserve"> для студентов, руководителей образовательных направлений и для баз практики. </w:t>
      </w:r>
    </w:p>
    <w:p w:rsidR="008E0FE1" w:rsidRDefault="00A773C8" w:rsidP="00F25E81">
      <w:pPr>
        <w:pStyle w:val="afb"/>
        <w:numPr>
          <w:ilvl w:val="0"/>
          <w:numId w:val="36"/>
        </w:numPr>
        <w:ind w:left="567" w:hanging="567"/>
      </w:pPr>
      <w:bookmarkStart w:id="6" w:name="_Toc498992296"/>
      <w:r w:rsidRPr="00ED15E3">
        <w:t>Введение</w:t>
      </w:r>
      <w:bookmarkEnd w:id="6"/>
    </w:p>
    <w:p w:rsidR="005F7755" w:rsidRDefault="00F821E7" w:rsidP="001A3BC6">
      <w:pPr>
        <w:ind w:firstLine="567"/>
        <w:rPr>
          <w:szCs w:val="23"/>
          <w:shd w:val="clear" w:color="auto" w:fill="FFFFFF"/>
        </w:rPr>
      </w:pPr>
      <w:r>
        <w:t xml:space="preserve">В настоящее время работодатели, выдвигают повышенные требования к выпускникам вузов, требуя от них результата с момента трудоустройства. Однако даже при самой хорошей теоретической подготовке, которую может дать высшее учебное заведение, специалисты без практических навыков, без знания особенностей работы в реальном производственном коллективе не смогут принимать быстрых и правильных технологических и управленческих решений. Поэтому </w:t>
      </w:r>
      <w:r>
        <w:rPr>
          <w:szCs w:val="23"/>
          <w:shd w:val="clear" w:color="auto" w:fill="FFFFFF"/>
        </w:rPr>
        <w:t>с</w:t>
      </w:r>
      <w:r w:rsidR="000B5B0A" w:rsidRPr="00173DAE">
        <w:rPr>
          <w:szCs w:val="23"/>
          <w:shd w:val="clear" w:color="auto" w:fill="FFFFFF"/>
        </w:rPr>
        <w:t>туденты высших учебных заведений за время своего обучения должны пройти несколько видов практик. Существует учебная и производственная практика, а также преддипломная практика.</w:t>
      </w:r>
    </w:p>
    <w:p w:rsidR="00FB4B6A" w:rsidRPr="00060B9D" w:rsidRDefault="00FB4B6A" w:rsidP="00F821E7">
      <w:pPr>
        <w:ind w:firstLine="567"/>
      </w:pPr>
      <w:r w:rsidRPr="00F821E7">
        <w:rPr>
          <w:szCs w:val="23"/>
          <w:shd w:val="clear" w:color="auto" w:fill="FFFFFF"/>
        </w:rPr>
        <w:t xml:space="preserve">Основная задача </w:t>
      </w:r>
      <w:r w:rsidR="00804E33" w:rsidRPr="00804E33">
        <w:rPr>
          <w:i/>
          <w:szCs w:val="23"/>
          <w:shd w:val="clear" w:color="auto" w:fill="FFFFFF"/>
        </w:rPr>
        <w:t>учебной практики</w:t>
      </w:r>
      <w:r w:rsidRPr="00F821E7">
        <w:rPr>
          <w:szCs w:val="23"/>
          <w:shd w:val="clear" w:color="auto" w:fill="FFFFFF"/>
        </w:rPr>
        <w:t xml:space="preserve"> </w:t>
      </w:r>
      <w:r>
        <w:rPr>
          <w:szCs w:val="23"/>
          <w:shd w:val="clear" w:color="auto" w:fill="FFFFFF"/>
        </w:rPr>
        <w:t xml:space="preserve">– </w:t>
      </w:r>
      <w:r w:rsidRPr="00F821E7">
        <w:rPr>
          <w:szCs w:val="23"/>
          <w:shd w:val="clear" w:color="auto" w:fill="FFFFFF"/>
        </w:rPr>
        <w:t>это: ознаком</w:t>
      </w:r>
      <w:r w:rsidR="00F20C93">
        <w:rPr>
          <w:szCs w:val="23"/>
          <w:shd w:val="clear" w:color="auto" w:fill="FFFFFF"/>
        </w:rPr>
        <w:t>ление</w:t>
      </w:r>
      <w:r w:rsidRPr="00F821E7">
        <w:rPr>
          <w:szCs w:val="23"/>
          <w:shd w:val="clear" w:color="auto" w:fill="FFFFFF"/>
        </w:rPr>
        <w:t xml:space="preserve"> студентов с производственными процессами, а также обеспеч</w:t>
      </w:r>
      <w:r w:rsidR="00F20C93">
        <w:rPr>
          <w:szCs w:val="23"/>
          <w:shd w:val="clear" w:color="auto" w:fill="FFFFFF"/>
        </w:rPr>
        <w:t>ение</w:t>
      </w:r>
      <w:r w:rsidRPr="00F821E7">
        <w:rPr>
          <w:szCs w:val="23"/>
          <w:shd w:val="clear" w:color="auto" w:fill="FFFFFF"/>
        </w:rPr>
        <w:t xml:space="preserve"> приобретени</w:t>
      </w:r>
      <w:r w:rsidR="00F20C93">
        <w:rPr>
          <w:szCs w:val="23"/>
          <w:shd w:val="clear" w:color="auto" w:fill="FFFFFF"/>
        </w:rPr>
        <w:t>я</w:t>
      </w:r>
      <w:r w:rsidRPr="00F821E7">
        <w:rPr>
          <w:szCs w:val="23"/>
          <w:shd w:val="clear" w:color="auto" w:fill="FFFFFF"/>
        </w:rPr>
        <w:t xml:space="preserve"> студентами навыков и умений для выполнения этих производственных процессов. </w:t>
      </w:r>
      <w:r w:rsidR="00804E33" w:rsidRPr="00804E33">
        <w:rPr>
          <w:szCs w:val="23"/>
          <w:shd w:val="clear" w:color="auto" w:fill="FFFFFF"/>
        </w:rPr>
        <w:t>Учебную практику</w:t>
      </w:r>
      <w:r w:rsidRPr="00F821E7">
        <w:rPr>
          <w:szCs w:val="23"/>
          <w:shd w:val="clear" w:color="auto" w:fill="FFFFFF"/>
        </w:rPr>
        <w:t xml:space="preserve"> мож</w:t>
      </w:r>
      <w:r>
        <w:rPr>
          <w:szCs w:val="23"/>
          <w:shd w:val="clear" w:color="auto" w:fill="FFFFFF"/>
        </w:rPr>
        <w:t xml:space="preserve">но </w:t>
      </w:r>
      <w:r w:rsidR="000B3FD0">
        <w:rPr>
          <w:szCs w:val="23"/>
          <w:shd w:val="clear" w:color="auto" w:fill="FFFFFF"/>
        </w:rPr>
        <w:t>охарактеризовать</w:t>
      </w:r>
      <w:r>
        <w:rPr>
          <w:szCs w:val="23"/>
          <w:shd w:val="clear" w:color="auto" w:fill="FFFFFF"/>
        </w:rPr>
        <w:t xml:space="preserve"> как </w:t>
      </w:r>
      <w:r w:rsidR="002F31BE" w:rsidRPr="00F821E7">
        <w:rPr>
          <w:szCs w:val="23"/>
          <w:shd w:val="clear" w:color="auto" w:fill="FFFFFF"/>
        </w:rPr>
        <w:t>ознакомительную</w:t>
      </w:r>
      <w:r w:rsidR="00F821E7" w:rsidRPr="00F821E7">
        <w:rPr>
          <w:szCs w:val="23"/>
          <w:shd w:val="clear" w:color="auto" w:fill="FFFFFF"/>
        </w:rPr>
        <w:t xml:space="preserve">, </w:t>
      </w:r>
      <w:r w:rsidR="002F31BE" w:rsidRPr="00F821E7">
        <w:rPr>
          <w:szCs w:val="23"/>
          <w:shd w:val="clear" w:color="auto" w:fill="FFFFFF"/>
        </w:rPr>
        <w:t>предметн</w:t>
      </w:r>
      <w:r w:rsidR="002F31BE" w:rsidRPr="000B3FD0">
        <w:rPr>
          <w:szCs w:val="23"/>
          <w:shd w:val="clear" w:color="auto" w:fill="FFFFFF"/>
        </w:rPr>
        <w:t>ую</w:t>
      </w:r>
      <w:r w:rsidR="002F31BE" w:rsidRPr="00F821E7">
        <w:rPr>
          <w:szCs w:val="23"/>
          <w:shd w:val="clear" w:color="auto" w:fill="FFFFFF"/>
        </w:rPr>
        <w:t xml:space="preserve"> </w:t>
      </w:r>
      <w:r w:rsidR="00F821E7" w:rsidRPr="00F821E7">
        <w:rPr>
          <w:szCs w:val="23"/>
          <w:shd w:val="clear" w:color="auto" w:fill="FFFFFF"/>
        </w:rPr>
        <w:t xml:space="preserve">и </w:t>
      </w:r>
      <w:r w:rsidR="002F31BE" w:rsidRPr="00F821E7">
        <w:rPr>
          <w:szCs w:val="23"/>
          <w:shd w:val="clear" w:color="auto" w:fill="FFFFFF"/>
        </w:rPr>
        <w:t>ме</w:t>
      </w:r>
      <w:r w:rsidR="002F31BE">
        <w:rPr>
          <w:szCs w:val="23"/>
          <w:shd w:val="clear" w:color="auto" w:fill="FFFFFF"/>
        </w:rPr>
        <w:t>тодическ</w:t>
      </w:r>
      <w:r w:rsidR="002F31BE" w:rsidRPr="000B3FD0">
        <w:rPr>
          <w:szCs w:val="23"/>
          <w:shd w:val="clear" w:color="auto" w:fill="FFFFFF"/>
        </w:rPr>
        <w:t>ую</w:t>
      </w:r>
      <w:r w:rsidR="002F31BE">
        <w:rPr>
          <w:color w:val="FF0000"/>
          <w:szCs w:val="23"/>
          <w:shd w:val="clear" w:color="auto" w:fill="FFFFFF"/>
        </w:rPr>
        <w:t xml:space="preserve"> </w:t>
      </w:r>
      <w:r>
        <w:rPr>
          <w:szCs w:val="23"/>
          <w:shd w:val="clear" w:color="auto" w:fill="FFFFFF"/>
        </w:rPr>
        <w:t>практику</w:t>
      </w:r>
      <w:r w:rsidR="002F31BE">
        <w:rPr>
          <w:szCs w:val="23"/>
          <w:shd w:val="clear" w:color="auto" w:fill="FFFFFF"/>
        </w:rPr>
        <w:t>,</w:t>
      </w:r>
      <w:ins w:id="7" w:author="RePack by SPecialiST" w:date="2017-10-21T10:04:00Z">
        <w:r w:rsidRPr="00F821E7">
          <w:rPr>
            <w:szCs w:val="23"/>
            <w:shd w:val="clear" w:color="auto" w:fill="FFFFFF"/>
          </w:rPr>
          <w:t xml:space="preserve"> </w:t>
        </w:r>
      </w:ins>
      <w:r w:rsidR="00F821E7" w:rsidRPr="00F821E7">
        <w:rPr>
          <w:szCs w:val="23"/>
          <w:shd w:val="clear" w:color="auto" w:fill="FFFFFF"/>
        </w:rPr>
        <w:t>начальных профессиональных навыков и умений</w:t>
      </w:r>
      <w:ins w:id="8" w:author="RePack by SPecialiST" w:date="2017-10-21T10:04:00Z">
        <w:r>
          <w:rPr>
            <w:szCs w:val="23"/>
            <w:shd w:val="clear" w:color="auto" w:fill="FFFFFF"/>
          </w:rPr>
          <w:t>.</w:t>
        </w:r>
      </w:ins>
      <w:ins w:id="9" w:author="RePack by SPecialiST" w:date="2017-10-21T10:07:00Z">
        <w:r w:rsidR="003A6DC8">
          <w:rPr>
            <w:szCs w:val="23"/>
            <w:shd w:val="clear" w:color="auto" w:fill="FFFFFF"/>
          </w:rPr>
          <w:t xml:space="preserve"> </w:t>
        </w:r>
      </w:ins>
      <w:r w:rsidR="002F31BE">
        <w:rPr>
          <w:szCs w:val="23"/>
          <w:shd w:val="clear" w:color="auto" w:fill="FFFFFF"/>
        </w:rPr>
        <w:t xml:space="preserve"> </w:t>
      </w:r>
      <w:r w:rsidR="00060B9D">
        <w:rPr>
          <w:rFonts w:ascii="Arial" w:hAnsi="Arial" w:cs="Arial"/>
          <w:color w:val="000000"/>
          <w:spacing w:val="3"/>
          <w:sz w:val="27"/>
          <w:szCs w:val="27"/>
        </w:rPr>
        <w:t> </w:t>
      </w:r>
      <w:r w:rsidR="00060B9D" w:rsidRPr="00060B9D">
        <w:t xml:space="preserve">Учебная практика проводится, как правило, в </w:t>
      </w:r>
      <w:r w:rsidR="00060B9D">
        <w:t xml:space="preserve">ВУЗах, но также </w:t>
      </w:r>
      <w:r w:rsidR="00060B9D" w:rsidRPr="00060B9D">
        <w:t>допускается прохождение учебной практики на оплачиваемых рабочих местах</w:t>
      </w:r>
      <w:r w:rsidR="00060B9D">
        <w:t>.</w:t>
      </w:r>
    </w:p>
    <w:p w:rsidR="001A3BC6" w:rsidRPr="001A3BC6" w:rsidRDefault="001A3BC6" w:rsidP="001A3BC6">
      <w:pPr>
        <w:ind w:firstLine="567"/>
      </w:pPr>
      <w:r w:rsidRPr="001A3BC6">
        <w:rPr>
          <w:i/>
        </w:rPr>
        <w:t>Производственная практика</w:t>
      </w:r>
      <w:r w:rsidRPr="001A3BC6">
        <w:t> – это практическая часть образовательного процесса в высшем учебном заведении, происходящая в организациях в режиме реальной рабочей деятельности.</w:t>
      </w:r>
    </w:p>
    <w:p w:rsidR="00173DAE" w:rsidRPr="00173DAE" w:rsidRDefault="00173DAE" w:rsidP="00173DAE">
      <w:pPr>
        <w:ind w:firstLine="567"/>
        <w:jc w:val="both"/>
      </w:pPr>
      <w:r w:rsidRPr="00173DAE">
        <w:t>Она дает возможность:</w:t>
      </w:r>
    </w:p>
    <w:p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 xml:space="preserve">Получить информацию о том, </w:t>
      </w:r>
      <w:r w:rsidR="00F25E81">
        <w:t>в каком предмете следует углубить знания;</w:t>
      </w:r>
    </w:p>
    <w:p w:rsidR="00173DAE" w:rsidRPr="000B3FD0" w:rsidRDefault="00F25E81" w:rsidP="00173DAE">
      <w:pPr>
        <w:pStyle w:val="af2"/>
        <w:numPr>
          <w:ilvl w:val="0"/>
          <w:numId w:val="33"/>
        </w:numPr>
        <w:jc w:val="both"/>
      </w:pPr>
      <w:r>
        <w:t>У</w:t>
      </w:r>
      <w:r w:rsidR="00173DAE" w:rsidRPr="000B3FD0">
        <w:t xml:space="preserve">видеть </w:t>
      </w:r>
      <w:r w:rsidR="00060B9D" w:rsidRPr="000B3FD0">
        <w:t>сложности</w:t>
      </w:r>
      <w:r w:rsidR="00173DAE" w:rsidRPr="000B3FD0">
        <w:t xml:space="preserve"> выбранной специальности, которые не видны в теории</w:t>
      </w:r>
      <w:r>
        <w:t>;</w:t>
      </w:r>
    </w:p>
    <w:p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>Получить возможности трудоустройства в компании, где проходила производственная практика,</w:t>
      </w:r>
    </w:p>
    <w:p w:rsidR="00173DAE" w:rsidRPr="000B3FD0" w:rsidRDefault="00173DAE" w:rsidP="00173DAE">
      <w:pPr>
        <w:pStyle w:val="af2"/>
        <w:numPr>
          <w:ilvl w:val="0"/>
          <w:numId w:val="33"/>
        </w:numPr>
        <w:jc w:val="both"/>
      </w:pPr>
      <w:r w:rsidRPr="000B3FD0">
        <w:t>Получить навыки поиска работы и проведения переговоров с работодателями.</w:t>
      </w:r>
    </w:p>
    <w:p w:rsidR="00F821E7" w:rsidRPr="009C31AD" w:rsidRDefault="009C31AD" w:rsidP="005F7755">
      <w:pPr>
        <w:ind w:firstLine="709"/>
        <w:rPr>
          <w:bCs/>
          <w:sz w:val="22"/>
          <w:szCs w:val="20"/>
        </w:rPr>
      </w:pPr>
      <w:r w:rsidRPr="009C31AD">
        <w:rPr>
          <w:color w:val="000000"/>
          <w:szCs w:val="27"/>
        </w:rPr>
        <w:t xml:space="preserve">Обязательным элементом учебного процесса в вузе </w:t>
      </w:r>
      <w:r w:rsidR="001A3BC6">
        <w:rPr>
          <w:color w:val="000000"/>
          <w:szCs w:val="27"/>
        </w:rPr>
        <w:t xml:space="preserve">также </w:t>
      </w:r>
      <w:r w:rsidRPr="009C31AD">
        <w:rPr>
          <w:color w:val="000000"/>
          <w:szCs w:val="27"/>
        </w:rPr>
        <w:t xml:space="preserve">является </w:t>
      </w:r>
      <w:r w:rsidRPr="009C31AD">
        <w:rPr>
          <w:i/>
          <w:color w:val="000000"/>
          <w:szCs w:val="27"/>
        </w:rPr>
        <w:t>преддипломная практика</w:t>
      </w:r>
      <w:r w:rsidRPr="009C31AD">
        <w:rPr>
          <w:color w:val="000000"/>
          <w:szCs w:val="27"/>
        </w:rPr>
        <w:t>. Она предшествует написанию дипломного проекта и является логической завершающей ступенью обучения после прохождения основных теоретических дисциплин.</w:t>
      </w:r>
    </w:p>
    <w:p w:rsidR="00F821E7" w:rsidRPr="00F821E7" w:rsidRDefault="00F821E7" w:rsidP="005F7755">
      <w:pPr>
        <w:ind w:firstLine="709"/>
        <w:rPr>
          <w:sz w:val="32"/>
          <w:szCs w:val="21"/>
          <w:shd w:val="clear" w:color="auto" w:fill="FFFFFF"/>
        </w:rPr>
      </w:pPr>
      <w:r w:rsidRPr="00F821E7">
        <w:rPr>
          <w:bCs/>
          <w:szCs w:val="20"/>
        </w:rPr>
        <w:t>Цели и задачи преддипломной практики</w:t>
      </w:r>
      <w:r w:rsidRPr="00F821E7">
        <w:rPr>
          <w:szCs w:val="20"/>
        </w:rPr>
        <w:t> − подготовить студента к выполнению дипломного проекта посредством изучения и подбора необходимых материалов и документации по тематике дипломного проекта, участию в конструкторских, технологических и исследовательских разработках предприятия, ознакомлению с производственной деятельностью предприятия и отдельных его подразделений.</w:t>
      </w:r>
    </w:p>
    <w:p w:rsidR="0007097F" w:rsidRDefault="005F7755" w:rsidP="0007097F">
      <w:pPr>
        <w:ind w:firstLine="709"/>
        <w:rPr>
          <w:color w:val="000000"/>
          <w:szCs w:val="21"/>
          <w:shd w:val="clear" w:color="auto" w:fill="FFFFFF"/>
        </w:rPr>
      </w:pPr>
      <w:r w:rsidRPr="005F7755">
        <w:rPr>
          <w:color w:val="000000"/>
          <w:szCs w:val="21"/>
          <w:shd w:val="clear" w:color="auto" w:fill="FFFFFF"/>
        </w:rPr>
        <w:t xml:space="preserve">Из всего вышесказанного можно сделать вывод о том, что правильная организация практики является одним из </w:t>
      </w:r>
      <w:r w:rsidR="00E0039F">
        <w:rPr>
          <w:color w:val="000000"/>
          <w:szCs w:val="21"/>
          <w:shd w:val="clear" w:color="auto" w:fill="FFFFFF"/>
        </w:rPr>
        <w:t xml:space="preserve">основных </w:t>
      </w:r>
      <w:r w:rsidR="00060B9D">
        <w:rPr>
          <w:color w:val="000000"/>
          <w:szCs w:val="21"/>
          <w:shd w:val="clear" w:color="auto" w:fill="FFFFFF"/>
        </w:rPr>
        <w:t>этапов</w:t>
      </w:r>
      <w:r w:rsidR="00060B9D" w:rsidRPr="005F7755">
        <w:rPr>
          <w:color w:val="000000"/>
          <w:szCs w:val="21"/>
          <w:shd w:val="clear" w:color="auto" w:fill="FFFFFF"/>
        </w:rPr>
        <w:t xml:space="preserve"> </w:t>
      </w:r>
      <w:r w:rsidRPr="005F7755">
        <w:rPr>
          <w:color w:val="000000"/>
          <w:szCs w:val="21"/>
          <w:shd w:val="clear" w:color="auto" w:fill="FFFFFF"/>
        </w:rPr>
        <w:t>подготовки студента к профессиональной деятельности в условиях постоянно и быстро меняющихся реалий нашей жизни, способствует углублению и расширению теоретических знаний, формированию умений использовать нормативную, правовую, спра</w:t>
      </w:r>
      <w:r>
        <w:rPr>
          <w:color w:val="000000"/>
          <w:szCs w:val="21"/>
          <w:shd w:val="clear" w:color="auto" w:fill="FFFFFF"/>
        </w:rPr>
        <w:t>вочную документацию.</w:t>
      </w:r>
      <w:r w:rsidR="00F821E7" w:rsidRPr="00F821E7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 xml:space="preserve"> </w:t>
      </w:r>
      <w:r w:rsidRPr="005F7755">
        <w:rPr>
          <w:color w:val="000000"/>
          <w:szCs w:val="21"/>
          <w:shd w:val="clear" w:color="auto" w:fill="FFFFFF"/>
        </w:rPr>
        <w:t>Происходит формирование и развитие самостоятельной активности студентов, творческой инициативы, ответственности и организованности.</w:t>
      </w:r>
      <w:r w:rsidR="0007097F">
        <w:rPr>
          <w:color w:val="000000"/>
          <w:szCs w:val="21"/>
          <w:shd w:val="clear" w:color="auto" w:fill="FFFFFF"/>
        </w:rPr>
        <w:t xml:space="preserve"> Также необходимым является взаимодействие с организациями (места прохождения практики), и распределения по ним студентов.</w:t>
      </w:r>
      <w:r w:rsidR="008E0FE1">
        <w:rPr>
          <w:color w:val="000000"/>
          <w:szCs w:val="21"/>
          <w:shd w:val="clear" w:color="auto" w:fill="FFFFFF"/>
        </w:rPr>
        <w:t xml:space="preserve"> </w:t>
      </w:r>
      <w:r w:rsidR="0007097F">
        <w:rPr>
          <w:color w:val="000000"/>
          <w:szCs w:val="21"/>
          <w:shd w:val="clear" w:color="auto" w:fill="FFFFFF"/>
        </w:rPr>
        <w:t xml:space="preserve"> </w:t>
      </w:r>
    </w:p>
    <w:p w:rsidR="0007097F" w:rsidRDefault="0007097F" w:rsidP="005F7755">
      <w:pPr>
        <w:ind w:firstLine="709"/>
        <w:rPr>
          <w:color w:val="000000"/>
          <w:szCs w:val="21"/>
          <w:shd w:val="clear" w:color="auto" w:fill="FFFFFF"/>
        </w:rPr>
      </w:pPr>
    </w:p>
    <w:p w:rsidR="006C44D1" w:rsidRPr="005F7755" w:rsidRDefault="007B4C30" w:rsidP="005F7755">
      <w:pPr>
        <w:ind w:firstLine="709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 xml:space="preserve"> </w:t>
      </w:r>
    </w:p>
    <w:p w:rsidR="002705AC" w:rsidRPr="00EC73CE" w:rsidRDefault="002705AC" w:rsidP="00B96E04">
      <w:pPr>
        <w:pStyle w:val="2"/>
        <w:numPr>
          <w:ilvl w:val="1"/>
          <w:numId w:val="4"/>
        </w:numPr>
        <w:ind w:left="567" w:hanging="567"/>
        <w:jc w:val="both"/>
        <w:rPr>
          <w:rFonts w:ascii="Arial" w:hAnsi="Arial" w:cs="Arial"/>
          <w:i w:val="0"/>
        </w:rPr>
      </w:pPr>
      <w:bookmarkStart w:id="10" w:name="_Toc498992297"/>
      <w:bookmarkEnd w:id="2"/>
      <w:bookmarkEnd w:id="3"/>
      <w:r w:rsidRPr="00EC73CE">
        <w:rPr>
          <w:rFonts w:ascii="Arial" w:hAnsi="Arial" w:cs="Arial"/>
          <w:i w:val="0"/>
        </w:rPr>
        <w:t>Глоссарий</w:t>
      </w:r>
      <w:bookmarkEnd w:id="10"/>
    </w:p>
    <w:p w:rsidR="00CB3064" w:rsidRDefault="00ED15E3" w:rsidP="002416DD">
      <w:pPr>
        <w:jc w:val="both"/>
        <w:rPr>
          <w:color w:val="000000"/>
        </w:rPr>
      </w:pPr>
      <w:r>
        <w:rPr>
          <w:rFonts w:eastAsia="Calibri"/>
          <w:b/>
          <w:color w:val="000000"/>
        </w:rPr>
        <w:tab/>
      </w:r>
      <w:r w:rsidR="00CB3064" w:rsidRPr="007D7F7D">
        <w:rPr>
          <w:b/>
          <w:color w:val="000000"/>
        </w:rPr>
        <w:t>Договор о сотрудничестве</w:t>
      </w:r>
      <w:r w:rsidR="00CB3064" w:rsidRPr="007D7F7D">
        <w:rPr>
          <w:color w:val="000000"/>
        </w:rPr>
        <w:t xml:space="preserve"> — документ, регламентирующий взаимодействие ДВФУ и организаций, принимающих обучающихся на практику, в области практической подготовки.</w:t>
      </w:r>
    </w:p>
    <w:p w:rsidR="00CB3064" w:rsidRDefault="00CB3064" w:rsidP="00CB3064">
      <w:pPr>
        <w:ind w:firstLine="708"/>
        <w:jc w:val="both"/>
      </w:pPr>
      <w:r w:rsidRPr="00DB2978">
        <w:rPr>
          <w:b/>
        </w:rPr>
        <w:t>ОПОП</w:t>
      </w:r>
      <w:r w:rsidRPr="00DB2978">
        <w:t xml:space="preserve"> — основная профессиональная образовательная программа;</w:t>
      </w:r>
    </w:p>
    <w:p w:rsidR="00CB3064" w:rsidRDefault="00CB3064" w:rsidP="00CB3064">
      <w:pPr>
        <w:ind w:firstLine="708"/>
        <w:jc w:val="both"/>
      </w:pPr>
      <w:r w:rsidRPr="002416DD">
        <w:rPr>
          <w:b/>
        </w:rPr>
        <w:lastRenderedPageBreak/>
        <w:t>ВО</w:t>
      </w:r>
      <w:r>
        <w:t xml:space="preserve"> — высшее образование;</w:t>
      </w:r>
    </w:p>
    <w:p w:rsidR="002416DD" w:rsidRPr="00CB3064" w:rsidRDefault="007D7F7D" w:rsidP="00CB3064">
      <w:pPr>
        <w:ind w:firstLine="708"/>
        <w:jc w:val="both"/>
        <w:rPr>
          <w:color w:val="000000"/>
        </w:rPr>
      </w:pPr>
      <w:r w:rsidRPr="007D7F7D">
        <w:rPr>
          <w:rFonts w:eastAsia="Calibri"/>
          <w:b/>
          <w:color w:val="000000"/>
        </w:rPr>
        <w:t>Базы</w:t>
      </w:r>
      <w:r w:rsidRPr="007D7F7D">
        <w:rPr>
          <w:b/>
          <w:color w:val="000000"/>
        </w:rPr>
        <w:t xml:space="preserve"> </w:t>
      </w:r>
      <w:r w:rsidRPr="007D7F7D">
        <w:rPr>
          <w:rFonts w:eastAsia="Calibri"/>
          <w:b/>
          <w:color w:val="000000"/>
        </w:rPr>
        <w:t>практики</w:t>
      </w:r>
      <w:r w:rsidRPr="007D7F7D">
        <w:rPr>
          <w:color w:val="000000"/>
        </w:rPr>
        <w:t xml:space="preserve"> — </w:t>
      </w:r>
      <w:r w:rsidRPr="007D7F7D">
        <w:rPr>
          <w:rFonts w:eastAsia="Calibri"/>
          <w:color w:val="000000"/>
        </w:rPr>
        <w:t>сторонние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по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отношению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ДВФУ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организации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с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которыми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заключены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договоры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сотрудничестве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области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организации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практики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структурные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подразделения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ДВФУ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сфера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деятельности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которых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соответствует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направленности</w:t>
      </w:r>
      <w:r w:rsidRPr="007D7F7D">
        <w:rPr>
          <w:color w:val="000000"/>
        </w:rPr>
        <w:t xml:space="preserve"> (</w:t>
      </w:r>
      <w:r w:rsidRPr="007D7F7D">
        <w:rPr>
          <w:rFonts w:eastAsia="Calibri"/>
          <w:color w:val="000000"/>
        </w:rPr>
        <w:t>профилю</w:t>
      </w:r>
      <w:r w:rsidRPr="007D7F7D">
        <w:rPr>
          <w:color w:val="000000"/>
        </w:rPr>
        <w:t xml:space="preserve">) </w:t>
      </w:r>
      <w:r w:rsidRPr="007D7F7D">
        <w:rPr>
          <w:rFonts w:eastAsia="Calibri"/>
          <w:color w:val="000000"/>
        </w:rPr>
        <w:t>ОПОП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ВО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обладающие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необходимой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материально</w:t>
      </w:r>
      <w:r w:rsidRPr="007D7F7D">
        <w:rPr>
          <w:color w:val="000000"/>
        </w:rPr>
        <w:t>-</w:t>
      </w:r>
      <w:r w:rsidRPr="007D7F7D">
        <w:rPr>
          <w:rFonts w:eastAsia="Calibri"/>
          <w:color w:val="000000"/>
        </w:rPr>
        <w:t>технической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базой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квалифицированными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специалистами</w:t>
      </w:r>
      <w:r w:rsidRPr="007D7F7D">
        <w:rPr>
          <w:color w:val="000000"/>
        </w:rPr>
        <w:t xml:space="preserve">, </w:t>
      </w:r>
      <w:r w:rsidRPr="007D7F7D">
        <w:rPr>
          <w:rFonts w:eastAsia="Calibri"/>
          <w:color w:val="000000"/>
        </w:rPr>
        <w:t>необходимыми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для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обеспечения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выполнения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программы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практики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и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ее</w:t>
      </w:r>
      <w:r w:rsidRPr="007D7F7D">
        <w:rPr>
          <w:color w:val="000000"/>
        </w:rPr>
        <w:t xml:space="preserve"> </w:t>
      </w:r>
      <w:r w:rsidRPr="007D7F7D">
        <w:rPr>
          <w:rFonts w:eastAsia="Calibri"/>
          <w:color w:val="000000"/>
        </w:rPr>
        <w:t>руководства</w:t>
      </w:r>
      <w:r w:rsidRPr="007D7F7D">
        <w:rPr>
          <w:color w:val="000000"/>
        </w:rPr>
        <w:t>.</w:t>
      </w:r>
    </w:p>
    <w:p w:rsidR="007D7F7D" w:rsidRPr="00CB3064" w:rsidRDefault="00644AB2" w:rsidP="002416DD">
      <w:pPr>
        <w:jc w:val="both"/>
      </w:pPr>
      <w:r>
        <w:tab/>
      </w:r>
      <w:ins w:id="11" w:author="Останкова Настя" w:date="2017-11-06T11:42:00Z">
        <w:del w:id="12" w:author="Даниленко Данила Сергеевич" w:date="2017-11-07T10:35:00Z">
          <w:r w:rsidR="007B4C30" w:rsidDel="0005322A">
            <w:delText xml:space="preserve"> </w:delText>
          </w:r>
        </w:del>
      </w:ins>
    </w:p>
    <w:p w:rsidR="00DB2978" w:rsidRPr="00DB2978" w:rsidRDefault="00CE3A4C" w:rsidP="002416DD">
      <w:pPr>
        <w:jc w:val="both"/>
      </w:pPr>
      <w:r>
        <w:tab/>
      </w:r>
      <w:r w:rsidRPr="00CE3A4C">
        <w:rPr>
          <w:b/>
        </w:rPr>
        <w:t xml:space="preserve">Производственная практика </w:t>
      </w:r>
      <w:r>
        <w:t>— это вид учебной деятельности, в процессе которой обучающиеся самостоятельно выполняют определенные программой практики задания в условиях предприятий и организаций.</w:t>
      </w:r>
    </w:p>
    <w:p w:rsidR="00DB2978" w:rsidRPr="00DB2978" w:rsidRDefault="00ED15E3" w:rsidP="002416DD">
      <w:pPr>
        <w:jc w:val="both"/>
      </w:pPr>
      <w:r>
        <w:rPr>
          <w:b/>
        </w:rPr>
        <w:tab/>
      </w:r>
      <w:r w:rsidR="00DB2978" w:rsidRPr="00DB2978">
        <w:rPr>
          <w:b/>
        </w:rPr>
        <w:t>ЦРК</w:t>
      </w:r>
      <w:r w:rsidR="00DB2978" w:rsidRPr="00DB2978">
        <w:t xml:space="preserve"> —</w:t>
      </w:r>
      <w:r w:rsidR="00DB2978">
        <w:t xml:space="preserve"> </w:t>
      </w:r>
      <w:r w:rsidR="00DB2978" w:rsidRPr="00DB2978">
        <w:t>Центр развития карьеры.</w:t>
      </w:r>
    </w:p>
    <w:p w:rsidR="00DB2978" w:rsidRPr="00DB2978" w:rsidRDefault="00ED15E3" w:rsidP="002416DD">
      <w:pPr>
        <w:jc w:val="both"/>
      </w:pPr>
      <w:r>
        <w:rPr>
          <w:b/>
        </w:rPr>
        <w:tab/>
      </w:r>
      <w:r w:rsidR="00DB2978" w:rsidRPr="00DB2978">
        <w:rPr>
          <w:b/>
        </w:rPr>
        <w:t>ОС ВО ДВФУ</w:t>
      </w:r>
      <w:r w:rsidR="00DB2978" w:rsidRPr="00DB2978">
        <w:t xml:space="preserve"> — образовательный стандарт высшего образования, самостоятельно устанавливаемый ДВФУ; СЭД «DIRECTUM» - подсистема</w:t>
      </w:r>
    </w:p>
    <w:p w:rsidR="00DB2978" w:rsidRDefault="00ED15E3" w:rsidP="002416DD">
      <w:pPr>
        <w:jc w:val="both"/>
      </w:pPr>
      <w:r>
        <w:tab/>
      </w:r>
      <w:r w:rsidR="00DB2978" w:rsidRPr="00DB2978">
        <w:t>«</w:t>
      </w:r>
      <w:r w:rsidR="00DB2978" w:rsidRPr="00DB2978">
        <w:rPr>
          <w:b/>
        </w:rPr>
        <w:t>TANDEM UNIVERSITY»</w:t>
      </w:r>
      <w:r w:rsidR="00DB2978" w:rsidRPr="00DB2978">
        <w:t xml:space="preserve"> — подсистема управления образовательным процессом информационно-технической системы «Электронный университет»;</w:t>
      </w:r>
    </w:p>
    <w:p w:rsidR="00DB2978" w:rsidRPr="00DB2978" w:rsidRDefault="00ED15E3" w:rsidP="002416DD">
      <w:pPr>
        <w:jc w:val="both"/>
        <w:rPr>
          <w:sz w:val="28"/>
        </w:rPr>
      </w:pPr>
      <w:r>
        <w:rPr>
          <w:b/>
        </w:rPr>
        <w:tab/>
      </w:r>
      <w:r w:rsidR="00DB2978" w:rsidRPr="00DB2978">
        <w:rPr>
          <w:b/>
        </w:rPr>
        <w:t>ЦДО</w:t>
      </w:r>
      <w:r w:rsidR="00DB2978" w:rsidRPr="00DB2978">
        <w:t xml:space="preserve"> — Центр дистанционного образования;</w:t>
      </w:r>
    </w:p>
    <w:p w:rsidR="00512C60" w:rsidRDefault="00512C60" w:rsidP="00B96E04">
      <w:pPr>
        <w:pStyle w:val="2"/>
        <w:numPr>
          <w:ilvl w:val="1"/>
          <w:numId w:val="4"/>
        </w:numPr>
        <w:ind w:left="284" w:hanging="284"/>
        <w:rPr>
          <w:rFonts w:ascii="Arial" w:hAnsi="Arial" w:cs="Arial"/>
          <w:i w:val="0"/>
        </w:rPr>
      </w:pPr>
      <w:bookmarkStart w:id="13" w:name="_Toc498992298"/>
      <w:r w:rsidRPr="002416DD">
        <w:rPr>
          <w:rFonts w:ascii="Arial" w:hAnsi="Arial" w:cs="Arial"/>
          <w:i w:val="0"/>
        </w:rPr>
        <w:t>Описание предметной области</w:t>
      </w:r>
      <w:bookmarkEnd w:id="13"/>
    </w:p>
    <w:p w:rsidR="000F4911" w:rsidRDefault="002416DD" w:rsidP="000F4911">
      <w:pPr>
        <w:jc w:val="both"/>
      </w:pPr>
      <w:r>
        <w:rPr>
          <w:lang w:eastAsia="en-US"/>
        </w:rPr>
        <w:tab/>
      </w:r>
      <w:r>
        <w:t>Практика является частью основных профессиональных образовательных программ высшего образования. Цели, виды и объемы практики определяются учебными планами соответствующих образовательных программ.</w:t>
      </w:r>
    </w:p>
    <w:p w:rsidR="00E42768" w:rsidRPr="00E42768" w:rsidRDefault="00E42768" w:rsidP="00155DED">
      <w:pPr>
        <w:jc w:val="both"/>
        <w:rPr>
          <w:i/>
        </w:rPr>
      </w:pPr>
      <w:r>
        <w:tab/>
      </w:r>
      <w:r w:rsidRPr="00E42768">
        <w:rPr>
          <w:i/>
        </w:rPr>
        <w:t>Руководитель образовательной программы:</w:t>
      </w:r>
    </w:p>
    <w:p w:rsidR="00E42768" w:rsidRDefault="000F4911" w:rsidP="002F1D55">
      <w:pPr>
        <w:numPr>
          <w:ilvl w:val="0"/>
          <w:numId w:val="19"/>
        </w:numPr>
        <w:ind w:left="1134" w:hanging="283"/>
        <w:jc w:val="both"/>
      </w:pPr>
      <w:r>
        <w:t>Формирует общую концепцию программы практики;</w:t>
      </w:r>
    </w:p>
    <w:p w:rsidR="000F4911" w:rsidRDefault="000F4911" w:rsidP="002F1D55">
      <w:pPr>
        <w:numPr>
          <w:ilvl w:val="0"/>
          <w:numId w:val="19"/>
        </w:numPr>
        <w:ind w:left="1134" w:hanging="283"/>
        <w:jc w:val="both"/>
      </w:pPr>
      <w:r>
        <w:t>Устанавливает объем, сроки и требования к организации практики;</w:t>
      </w:r>
    </w:p>
    <w:p w:rsidR="002416DD" w:rsidRDefault="000F4911" w:rsidP="002F1D55">
      <w:pPr>
        <w:numPr>
          <w:ilvl w:val="0"/>
          <w:numId w:val="19"/>
        </w:numPr>
        <w:ind w:left="1134" w:hanging="283"/>
        <w:jc w:val="both"/>
      </w:pPr>
      <w:r>
        <w:t xml:space="preserve">Определяет </w:t>
      </w:r>
      <w:r w:rsidR="007C7D93">
        <w:t xml:space="preserve">перечень </w:t>
      </w:r>
      <w:r>
        <w:t>основных организаций-партнеров;</w:t>
      </w:r>
    </w:p>
    <w:p w:rsidR="002F1D55" w:rsidRDefault="000F4911" w:rsidP="002F1D55">
      <w:pPr>
        <w:numPr>
          <w:ilvl w:val="0"/>
          <w:numId w:val="19"/>
        </w:numPr>
        <w:ind w:left="1134" w:hanging="283"/>
        <w:jc w:val="both"/>
      </w:pPr>
      <w:r>
        <w:t>Осуществляет руководство и контроль процесса заключения договоров о сотрудничестве, участвует в переговорах по вопросам создания баз практики с руководителем организаций партнеров.</w:t>
      </w:r>
    </w:p>
    <w:p w:rsidR="000F4911" w:rsidRDefault="000F4911" w:rsidP="000F4911">
      <w:pPr>
        <w:jc w:val="both"/>
        <w:rPr>
          <w:i/>
        </w:rPr>
      </w:pPr>
      <w:r>
        <w:tab/>
      </w:r>
      <w:r w:rsidRPr="000F4911">
        <w:rPr>
          <w:i/>
        </w:rPr>
        <w:t>Заведующий кафедрой:</w:t>
      </w:r>
    </w:p>
    <w:p w:rsidR="000F4911" w:rsidRDefault="000F4911" w:rsidP="002F1D55">
      <w:pPr>
        <w:numPr>
          <w:ilvl w:val="0"/>
          <w:numId w:val="28"/>
        </w:numPr>
        <w:ind w:left="1134" w:hanging="283"/>
        <w:jc w:val="both"/>
      </w:pPr>
      <w:r>
        <w:t xml:space="preserve">Назначает </w:t>
      </w:r>
      <w:del w:id="14" w:author="RePack by SPecialiST" w:date="2017-10-25T00:56:00Z">
        <w:r w:rsidDel="007C7D93">
          <w:delText>-</w:delText>
        </w:r>
      </w:del>
      <w:r>
        <w:t>руководителей практики;</w:t>
      </w:r>
    </w:p>
    <w:p w:rsidR="000F4911" w:rsidRDefault="000F4911" w:rsidP="002F1D55">
      <w:pPr>
        <w:numPr>
          <w:ilvl w:val="0"/>
          <w:numId w:val="28"/>
        </w:numPr>
        <w:ind w:left="1134" w:hanging="283"/>
        <w:jc w:val="both"/>
      </w:pPr>
      <w:r>
        <w:t>Утверждает программы практики;</w:t>
      </w:r>
    </w:p>
    <w:p w:rsidR="000F4911" w:rsidRDefault="000F4911" w:rsidP="000F4911">
      <w:pPr>
        <w:numPr>
          <w:ilvl w:val="0"/>
          <w:numId w:val="28"/>
        </w:numPr>
        <w:ind w:left="1134" w:hanging="283"/>
        <w:jc w:val="both"/>
      </w:pPr>
      <w:r>
        <w:t>Контролирует процесс реализации практики.</w:t>
      </w:r>
    </w:p>
    <w:p w:rsidR="002E211A" w:rsidRDefault="000F4911" w:rsidP="00C72846">
      <w:pPr>
        <w:jc w:val="both"/>
        <w:rPr>
          <w:ins w:id="15" w:author="Останкова Анастасия Игоревна" w:date="2017-11-14T17:51:00Z"/>
        </w:rPr>
      </w:pPr>
      <w:r>
        <w:tab/>
      </w:r>
    </w:p>
    <w:p w:rsidR="008E0FE1" w:rsidRDefault="000F4911" w:rsidP="00C72846">
      <w:pPr>
        <w:jc w:val="both"/>
        <w:rPr>
          <w:del w:id="16" w:author="Даниленко Данила Сергеевич" w:date="2017-11-07T10:11:00Z"/>
        </w:rPr>
      </w:pPr>
      <w:r>
        <w:t>Практика может проводиться:</w:t>
      </w:r>
    </w:p>
    <w:p w:rsidR="008E0FE1" w:rsidRPr="00AD0B78" w:rsidRDefault="000F4911" w:rsidP="00AD0B78">
      <w:pPr>
        <w:pStyle w:val="af2"/>
        <w:numPr>
          <w:ilvl w:val="0"/>
          <w:numId w:val="41"/>
        </w:numPr>
        <w:ind w:left="1135" w:hanging="284"/>
      </w:pPr>
      <w:r>
        <w:t>В организациях, заключивших договор с университетом;</w:t>
      </w:r>
    </w:p>
    <w:p w:rsidR="00AD0B78" w:rsidRDefault="00AD0B78" w:rsidP="00AD0B78">
      <w:pPr>
        <w:pStyle w:val="af2"/>
        <w:numPr>
          <w:ilvl w:val="0"/>
          <w:numId w:val="41"/>
        </w:numPr>
        <w:ind w:left="1135" w:hanging="284"/>
      </w:pPr>
      <w:r>
        <w:t>В структурных подразделения университета (в том числе и на кафедре)</w:t>
      </w:r>
      <w:ins w:id="17" w:author="Даниленко Данила Сергеевич" w:date="2017-11-07T10:12:00Z">
        <w:r>
          <w:t>.</w:t>
        </w:r>
      </w:ins>
    </w:p>
    <w:p w:rsidR="00AD0B78" w:rsidRDefault="00AD0B78" w:rsidP="00AD0B78">
      <w:pPr>
        <w:pStyle w:val="af2"/>
        <w:numPr>
          <w:ilvl w:val="0"/>
          <w:numId w:val="41"/>
        </w:numPr>
        <w:rPr>
          <w:del w:id="18" w:author="Даниленко Данила Сергеевич" w:date="2017-11-07T10:08:00Z"/>
        </w:rPr>
      </w:pPr>
    </w:p>
    <w:p w:rsidR="00B6611E" w:rsidRPr="00B6611E" w:rsidRDefault="000F4911" w:rsidP="000F4911">
      <w:pPr>
        <w:jc w:val="both"/>
      </w:pPr>
      <w:r>
        <w:tab/>
      </w:r>
    </w:p>
    <w:p w:rsidR="000F4911" w:rsidRDefault="000F4911" w:rsidP="00B6611E">
      <w:pPr>
        <w:ind w:firstLine="708"/>
        <w:jc w:val="both"/>
      </w:pPr>
      <w:r w:rsidRPr="000F4911">
        <w:rPr>
          <w:i/>
        </w:rPr>
        <w:t>Центр развития карьеры</w:t>
      </w:r>
      <w:r>
        <w:t xml:space="preserve"> (ЦРК) — осуществляет регламентацию и контроль в области организации практик.</w:t>
      </w:r>
    </w:p>
    <w:p w:rsidR="000F4911" w:rsidRDefault="000F4911" w:rsidP="000F4911">
      <w:pPr>
        <w:jc w:val="both"/>
      </w:pPr>
      <w:r>
        <w:tab/>
        <w:t xml:space="preserve">На каждой кафедре, реализующей практику, ведется </w:t>
      </w:r>
      <w:r w:rsidRPr="000F4911">
        <w:rPr>
          <w:i/>
        </w:rPr>
        <w:t>реестр баз практики</w:t>
      </w:r>
      <w:r>
        <w:t>. В реестре указывается:</w:t>
      </w:r>
    </w:p>
    <w:p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Наименование организации;</w:t>
      </w:r>
    </w:p>
    <w:p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Адрес (фактический/юридический);</w:t>
      </w:r>
    </w:p>
    <w:p w:rsidR="000F4911" w:rsidRDefault="000F4911" w:rsidP="002F1D55">
      <w:pPr>
        <w:numPr>
          <w:ilvl w:val="0"/>
          <w:numId w:val="30"/>
        </w:numPr>
        <w:ind w:left="1134" w:hanging="283"/>
        <w:jc w:val="both"/>
      </w:pPr>
      <w:r>
        <w:t>Телефон;</w:t>
      </w:r>
    </w:p>
    <w:p w:rsidR="000F4911" w:rsidRDefault="000F4911" w:rsidP="000F4911">
      <w:pPr>
        <w:numPr>
          <w:ilvl w:val="0"/>
          <w:numId w:val="30"/>
        </w:numPr>
        <w:ind w:left="1134" w:hanging="283"/>
        <w:jc w:val="both"/>
      </w:pPr>
      <w:r>
        <w:t>Данные о руководителе организации/руководителе отдела кадров.</w:t>
      </w:r>
    </w:p>
    <w:p w:rsidR="002F1D55" w:rsidRDefault="002F1D55" w:rsidP="000F4911">
      <w:pPr>
        <w:jc w:val="both"/>
      </w:pPr>
      <w:r>
        <w:rPr>
          <w:i/>
        </w:rPr>
        <w:tab/>
      </w:r>
      <w:r w:rsidRPr="002F1D55">
        <w:rPr>
          <w:i/>
        </w:rPr>
        <w:t>Договоры о сотрудничестве</w:t>
      </w:r>
      <w:r>
        <w:t xml:space="preserve"> составляются на основе типового договора о сотрудничестве и заключаются, как правило, в период планирования учебной деятельности на учебный год, но не позднее, чем за 2 месяца до начала практики. </w:t>
      </w:r>
    </w:p>
    <w:p w:rsidR="00A05C0A" w:rsidRDefault="000F4911" w:rsidP="000F4911">
      <w:pPr>
        <w:jc w:val="both"/>
      </w:pPr>
      <w:r>
        <w:tab/>
      </w:r>
      <w:r w:rsidR="00A05C0A" w:rsidRPr="002F1D55">
        <w:rPr>
          <w:i/>
        </w:rPr>
        <w:t>Договор о сотрудничестве</w:t>
      </w:r>
      <w:r w:rsidR="00A05C0A">
        <w:t>: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Размещается в СЭД «</w:t>
      </w:r>
      <w:r>
        <w:rPr>
          <w:lang w:val="en-US"/>
        </w:rPr>
        <w:t>DIRECTUM</w:t>
      </w:r>
      <w:r>
        <w:t>»;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Подписывает уполномоченное лицо;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Общеуниверситетский договор подписывает ректор/проректор;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Два оригинала: один в ЦРК, второй в организации;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lastRenderedPageBreak/>
        <w:t>Регистрация, учет, хранение — в ЦРК;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 xml:space="preserve">База договоров формируется в системе </w:t>
      </w:r>
      <w:r>
        <w:rPr>
          <w:lang w:val="en-US"/>
        </w:rPr>
        <w:t>TANDEM</w:t>
      </w:r>
      <w:r>
        <w:t>;</w:t>
      </w:r>
    </w:p>
    <w:p w:rsidR="00A05C0A" w:rsidRDefault="00A05C0A" w:rsidP="002F1D55">
      <w:pPr>
        <w:numPr>
          <w:ilvl w:val="0"/>
          <w:numId w:val="31"/>
        </w:numPr>
        <w:ind w:left="1134" w:hanging="283"/>
        <w:jc w:val="both"/>
      </w:pPr>
      <w:r>
        <w:t>Копии договоров хранятся в школах университета;</w:t>
      </w:r>
    </w:p>
    <w:p w:rsidR="002F1D55" w:rsidRDefault="00A05C0A" w:rsidP="002F1D55">
      <w:pPr>
        <w:numPr>
          <w:ilvl w:val="0"/>
          <w:numId w:val="31"/>
        </w:numPr>
        <w:ind w:left="1134" w:hanging="283"/>
        <w:jc w:val="both"/>
      </w:pPr>
      <w:r>
        <w:t xml:space="preserve">Необходимая часть договора о сотрудничестве — </w:t>
      </w:r>
      <w:r w:rsidRPr="00A05C0A">
        <w:rPr>
          <w:i/>
        </w:rPr>
        <w:t>приложение к договору</w:t>
      </w:r>
      <w:r w:rsidR="002F1D55">
        <w:rPr>
          <w:i/>
        </w:rPr>
        <w:t xml:space="preserve"> </w:t>
      </w:r>
      <w:r w:rsidR="002F1D55">
        <w:t>(хранится на кафедре)</w:t>
      </w:r>
      <w:r>
        <w:t>.</w:t>
      </w:r>
    </w:p>
    <w:p w:rsidR="002F1D55" w:rsidRDefault="002F1D55" w:rsidP="002F1D55">
      <w:pPr>
        <w:jc w:val="both"/>
      </w:pPr>
      <w:r>
        <w:tab/>
        <w:t xml:space="preserve">В </w:t>
      </w:r>
      <w:r w:rsidRPr="002F1D55">
        <w:rPr>
          <w:i/>
        </w:rPr>
        <w:t>приложение к договору</w:t>
      </w:r>
      <w:r>
        <w:rPr>
          <w:i/>
        </w:rPr>
        <w:t xml:space="preserve"> </w:t>
      </w:r>
      <w:r>
        <w:t>руководитель практики вносит:</w:t>
      </w:r>
    </w:p>
    <w:p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ФИО обучающегося;</w:t>
      </w:r>
    </w:p>
    <w:p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Сроки прохождения практики;</w:t>
      </w:r>
    </w:p>
    <w:p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Вид/тип практики;</w:t>
      </w:r>
    </w:p>
    <w:p w:rsidR="002F1D55" w:rsidRDefault="002F1D55" w:rsidP="002F1D55">
      <w:pPr>
        <w:numPr>
          <w:ilvl w:val="0"/>
          <w:numId w:val="32"/>
        </w:numPr>
        <w:ind w:left="1134" w:hanging="283"/>
        <w:jc w:val="both"/>
      </w:pPr>
      <w:r>
        <w:t>Фактическое место прохождения (адрес/телефон).</w:t>
      </w:r>
    </w:p>
    <w:p w:rsidR="002F1D55" w:rsidRDefault="002F1D55" w:rsidP="002F1D55">
      <w:pPr>
        <w:jc w:val="both"/>
      </w:pPr>
      <w:r>
        <w:tab/>
        <w:t>За оформление договоров и приложений к договорам отвечают руководители практики.</w:t>
      </w:r>
    </w:p>
    <w:p w:rsidR="002F1D55" w:rsidRDefault="002F1D55" w:rsidP="002F1D55">
      <w:pPr>
        <w:jc w:val="both"/>
      </w:pPr>
      <w:r>
        <w:tab/>
      </w:r>
      <w:r w:rsidRPr="002F1D55">
        <w:rPr>
          <w:i/>
        </w:rPr>
        <w:t>Базы прохождения практики</w:t>
      </w:r>
      <w:r>
        <w:t xml:space="preserve"> определяет руководитель практики от ДВФУ (приоритет отдается организациям, с которыми у ДВФУ оформлено долгосрочное сотрудничество).</w:t>
      </w:r>
    </w:p>
    <w:p w:rsidR="005A3FA0" w:rsidRDefault="002F1D55" w:rsidP="002F1D55">
      <w:pPr>
        <w:jc w:val="both"/>
      </w:pPr>
      <w:r>
        <w:tab/>
        <w:t>Допускается возможность (по согласованию с руководителем образовательной программы) направления на практику в индивидуальном порядке</w:t>
      </w:r>
      <w:r w:rsidR="005A3FA0">
        <w:t xml:space="preserve"> обучающихся, желающих пройти практику в организациях по собственному желанию. В этом случае обучающийся направляет информацию (реквизиты и т.п.), необходимую для заключения Договора, администратору образовательной программы. Если обучающийся своевременно не предоставил сведения, необходимые для оформления Договора, и вследствие этого Договор не был заключен в установленные сроки, он направляется на практику в организацию, </w:t>
      </w:r>
      <w:r w:rsidR="005A3FA0" w:rsidRPr="006136AA">
        <w:rPr>
          <w:i/>
        </w:rPr>
        <w:t>определенную руководителем практики</w:t>
      </w:r>
      <w:r w:rsidR="005A3FA0">
        <w:t xml:space="preserve"> от ДВФУ.</w:t>
      </w:r>
    </w:p>
    <w:p w:rsidR="006C73ED" w:rsidRDefault="006C73ED" w:rsidP="006C73ED">
      <w:pPr>
        <w:keepNext/>
        <w:ind w:firstLine="1701"/>
        <w:jc w:val="both"/>
      </w:pPr>
      <w:r>
        <w:rPr>
          <w:noProof/>
        </w:rPr>
        <w:lastRenderedPageBreak/>
        <w:drawing>
          <wp:inline distT="0" distB="0" distL="0" distR="0">
            <wp:extent cx="3657600" cy="8820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уководитель практики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ED" w:rsidRDefault="006C73ED" w:rsidP="006C73ED">
      <w:pPr>
        <w:pStyle w:val="aff3"/>
        <w:jc w:val="both"/>
      </w:pPr>
      <w:r>
        <w:t xml:space="preserve">Рисунок </w:t>
      </w:r>
      <w:r w:rsidR="00454BA0">
        <w:fldChar w:fldCharType="begin"/>
      </w:r>
      <w:r w:rsidR="00F54EE2">
        <w:instrText xml:space="preserve"> SEQ Рисунок \* ARABIC </w:instrText>
      </w:r>
      <w:r w:rsidR="00454BA0">
        <w:fldChar w:fldCharType="separate"/>
      </w:r>
      <w:r w:rsidR="004D6DFF">
        <w:rPr>
          <w:noProof/>
        </w:rPr>
        <w:t>1</w:t>
      </w:r>
      <w:r w:rsidR="00454BA0">
        <w:rPr>
          <w:noProof/>
        </w:rPr>
        <w:fldChar w:fldCharType="end"/>
      </w:r>
      <w:r>
        <w:t xml:space="preserve">. </w:t>
      </w:r>
      <w:commentRangeStart w:id="19"/>
      <w:r>
        <w:t xml:space="preserve">Процесс работы </w:t>
      </w:r>
      <w:commentRangeEnd w:id="19"/>
      <w:r w:rsidR="00BB2E1C">
        <w:rPr>
          <w:rStyle w:val="aff5"/>
          <w:b w:val="0"/>
          <w:bCs w:val="0"/>
        </w:rPr>
        <w:commentReference w:id="19"/>
      </w:r>
      <w:r>
        <w:t>руководителя практики от университета.</w:t>
      </w:r>
    </w:p>
    <w:p w:rsidR="000A6C2E" w:rsidRDefault="007D4378" w:rsidP="00252E2A">
      <w:pPr>
        <w:jc w:val="both"/>
      </w:pPr>
      <w:r>
        <w:softHyphen/>
      </w:r>
      <w:r w:rsidR="000A6C2E">
        <w:tab/>
        <w:t>Пакет отчетных документов о прохождении практики обучающимся включает следующие заверенные подписью руководителя и печатью организации документы:</w:t>
      </w:r>
    </w:p>
    <w:p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Отрывной бланк направления на практику; </w:t>
      </w:r>
    </w:p>
    <w:p w:rsidR="000A6C2E" w:rsidRDefault="000A6C2E" w:rsidP="00173DAE">
      <w:pPr>
        <w:numPr>
          <w:ilvl w:val="0"/>
          <w:numId w:val="22"/>
        </w:numPr>
        <w:ind w:left="924"/>
        <w:jc w:val="both"/>
      </w:pPr>
      <w:r>
        <w:t>Дневник практиканта;</w:t>
      </w:r>
    </w:p>
    <w:p w:rsidR="000A6C2E" w:rsidRDefault="000A6C2E" w:rsidP="00173DAE">
      <w:pPr>
        <w:numPr>
          <w:ilvl w:val="0"/>
          <w:numId w:val="22"/>
        </w:numPr>
        <w:ind w:left="924"/>
        <w:jc w:val="both"/>
      </w:pPr>
      <w:r>
        <w:lastRenderedPageBreak/>
        <w:t>Текстовый отчет;</w:t>
      </w:r>
    </w:p>
    <w:p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Характеристику, составленную руководителем практики от организации или структурного подразделения ДВФУ в случае, когда практика проводится на базе университета; </w:t>
      </w:r>
    </w:p>
    <w:p w:rsidR="000A6C2E" w:rsidRDefault="000A6C2E" w:rsidP="00173DAE">
      <w:pPr>
        <w:numPr>
          <w:ilvl w:val="0"/>
          <w:numId w:val="22"/>
        </w:numPr>
        <w:ind w:left="924"/>
        <w:jc w:val="both"/>
      </w:pPr>
      <w:r>
        <w:t xml:space="preserve">Индивидуальное задание; </w:t>
      </w:r>
    </w:p>
    <w:p w:rsidR="00F76A48" w:rsidRDefault="000A6C2E" w:rsidP="00173DAE">
      <w:pPr>
        <w:numPr>
          <w:ilvl w:val="0"/>
          <w:numId w:val="22"/>
        </w:numPr>
        <w:ind w:left="924"/>
        <w:jc w:val="both"/>
      </w:pPr>
      <w:r>
        <w:t>Фотографию рабочего места.</w:t>
      </w:r>
    </w:p>
    <w:p w:rsidR="008C644B" w:rsidRPr="002E211A" w:rsidRDefault="008C644B" w:rsidP="00173DAE">
      <w:pPr>
        <w:ind w:left="924"/>
        <w:jc w:val="both"/>
      </w:pPr>
    </w:p>
    <w:p w:rsidR="008E0FE1" w:rsidRPr="00E0039F" w:rsidRDefault="001F6E9A" w:rsidP="002E211A">
      <w:pPr>
        <w:ind w:firstLine="564"/>
      </w:pPr>
      <w:r w:rsidRPr="002E211A">
        <w:t>В данный момент практически вся работа по поводу поиска мест прохождения практики и записи студентов ложится на руководителя практики. А так как большинство студентов не знают, какие документы нужно предоставлять при п</w:t>
      </w:r>
      <w:r w:rsidRPr="00871D09">
        <w:t>рохождении практики, преподавателю приходиться несколько раз объяснять им эту процедуру. Также руководителю приходится заполнять множество списков (список студентов, спи</w:t>
      </w:r>
      <w:r w:rsidRPr="00F25E81">
        <w:t>сок практик и вакансий), связываться с базами практик для уточнения количества мест на определенную вакансию, для уточнения срока договора с предприятием.</w:t>
      </w:r>
    </w:p>
    <w:p w:rsidR="008E0FE1" w:rsidRPr="00E0039F" w:rsidRDefault="008E0FE1" w:rsidP="002E211A">
      <w:pPr>
        <w:ind w:firstLine="564"/>
        <w:rPr>
          <w:ins w:id="20" w:author="Останкова Настя" w:date="2017-11-06T12:19:00Z"/>
        </w:rPr>
      </w:pPr>
    </w:p>
    <w:p w:rsidR="008E0FE1" w:rsidRPr="002E211A" w:rsidDel="002E211A" w:rsidRDefault="001F6E9A" w:rsidP="002E211A">
      <w:pPr>
        <w:ind w:firstLine="564"/>
        <w:rPr>
          <w:ins w:id="21" w:author="Останкова Настя" w:date="2017-11-06T12:24:00Z"/>
          <w:del w:id="22" w:author="Останкова Анастасия Игоревна" w:date="2017-11-14T17:52:00Z"/>
        </w:rPr>
      </w:pPr>
      <w:r w:rsidRPr="00C72846">
        <w:t>Это является неэффективным вариантом, ввиду того что руководитель практики тратит большое количество своих сил и времени на то, чтобы узнать какие есть вакансии и базы практик для прохождения практики, на разъяснения студентам процедуры прохождения практики и нужных докуме</w:t>
      </w:r>
      <w:r w:rsidRPr="002E211A">
        <w:t>нтов, на составление списка студентов и практик, которые они будут проходить.</w:t>
      </w:r>
      <w:ins w:id="23" w:author="Останкова Настя" w:date="2017-11-06T12:24:00Z">
        <w:r w:rsidR="00912DB3" w:rsidRPr="002E211A">
          <w:t xml:space="preserve"> </w:t>
        </w:r>
      </w:ins>
    </w:p>
    <w:p w:rsidR="008E0FE1" w:rsidRPr="002E211A" w:rsidRDefault="008E0FE1" w:rsidP="002E211A">
      <w:pPr>
        <w:ind w:firstLine="564"/>
      </w:pPr>
    </w:p>
    <w:p w:rsidR="0007097F" w:rsidRDefault="0007097F" w:rsidP="00173DAE">
      <w:pPr>
        <w:ind w:left="924"/>
        <w:jc w:val="both"/>
      </w:pPr>
    </w:p>
    <w:p w:rsidR="00C378A5" w:rsidRDefault="00C378A5" w:rsidP="00173DAE">
      <w:pPr>
        <w:ind w:left="924"/>
        <w:jc w:val="both"/>
        <w:rPr>
          <w:color w:val="000000"/>
          <w:shd w:val="clear" w:color="auto" w:fill="FFFFFF"/>
        </w:rPr>
      </w:pPr>
      <w:r>
        <w:tab/>
      </w:r>
      <w:r w:rsidRPr="00C378A5">
        <w:rPr>
          <w:color w:val="000000"/>
          <w:shd w:val="clear" w:color="auto" w:fill="FFFFFF"/>
        </w:rPr>
        <w:t xml:space="preserve">Для </w:t>
      </w:r>
      <w:r w:rsidRPr="008C644B">
        <w:rPr>
          <w:i/>
          <w:color w:val="000000"/>
          <w:shd w:val="clear" w:color="auto" w:fill="FFFFFF"/>
        </w:rPr>
        <w:t xml:space="preserve">упрощения и частичной автоматизации </w:t>
      </w:r>
      <w:r w:rsidR="002E211A">
        <w:rPr>
          <w:i/>
          <w:color w:val="000000"/>
          <w:shd w:val="clear" w:color="auto" w:fill="FFFFFF"/>
        </w:rPr>
        <w:t>представленных</w:t>
      </w:r>
      <w:r w:rsidR="002E211A" w:rsidRPr="008C644B">
        <w:rPr>
          <w:i/>
          <w:color w:val="000000"/>
          <w:shd w:val="clear" w:color="auto" w:fill="FFFFFF"/>
        </w:rPr>
        <w:t xml:space="preserve"> </w:t>
      </w:r>
      <w:r w:rsidRPr="008C644B">
        <w:rPr>
          <w:i/>
          <w:color w:val="000000"/>
          <w:shd w:val="clear" w:color="auto" w:fill="FFFFFF"/>
        </w:rPr>
        <w:t>функций</w:t>
      </w:r>
      <w:r w:rsidRPr="00C378A5">
        <w:rPr>
          <w:color w:val="000000"/>
          <w:shd w:val="clear" w:color="auto" w:fill="FFFFFF"/>
        </w:rPr>
        <w:t>, можно:</w:t>
      </w:r>
    </w:p>
    <w:p w:rsidR="00C378A5" w:rsidRPr="00C378A5" w:rsidRDefault="00C378A5" w:rsidP="00173DAE">
      <w:pPr>
        <w:numPr>
          <w:ilvl w:val="0"/>
          <w:numId w:val="23"/>
        </w:numPr>
        <w:ind w:left="924"/>
        <w:jc w:val="both"/>
      </w:pPr>
      <w:r w:rsidRPr="00C378A5">
        <w:rPr>
          <w:color w:val="000000"/>
          <w:shd w:val="clear" w:color="auto" w:fill="FFFFFF"/>
        </w:rPr>
        <w:t>Дополнить существующий сайт ДВФУ, что позволит использовать базу ДВФУ, данн</w:t>
      </w:r>
      <w:r>
        <w:rPr>
          <w:color w:val="000000"/>
          <w:shd w:val="clear" w:color="auto" w:fill="FFFFFF"/>
        </w:rPr>
        <w:t>ые его студентов и работников</w:t>
      </w:r>
    </w:p>
    <w:p w:rsidR="00C378A5" w:rsidRPr="00C378A5" w:rsidRDefault="00C378A5" w:rsidP="00173DAE">
      <w:pPr>
        <w:numPr>
          <w:ilvl w:val="0"/>
          <w:numId w:val="23"/>
        </w:numPr>
        <w:ind w:left="924"/>
        <w:jc w:val="both"/>
      </w:pPr>
      <w:r w:rsidRPr="00C378A5">
        <w:rPr>
          <w:color w:val="000000"/>
          <w:shd w:val="clear" w:color="auto" w:fill="FFFFFF"/>
        </w:rPr>
        <w:t xml:space="preserve">Дополнить существующую систему из СЭД «DIRECTUM», ЦРК и систему «TANDEM </w:t>
      </w:r>
      <w:r>
        <w:rPr>
          <w:color w:val="000000"/>
          <w:shd w:val="clear" w:color="auto" w:fill="FFFFFF"/>
        </w:rPr>
        <w:t>UNIVERSITY» сайтом «Практики»</w:t>
      </w:r>
    </w:p>
    <w:p w:rsidR="00F76A48" w:rsidRPr="00C72846" w:rsidRDefault="00C378A5" w:rsidP="00173DAE">
      <w:pPr>
        <w:numPr>
          <w:ilvl w:val="0"/>
          <w:numId w:val="23"/>
        </w:numPr>
        <w:ind w:left="924"/>
        <w:jc w:val="both"/>
        <w:rPr>
          <w:ins w:id="24" w:author="RePack by SPecialiST" w:date="2017-10-25T01:08:00Z"/>
        </w:rPr>
      </w:pPr>
      <w:r w:rsidRPr="00C378A5">
        <w:rPr>
          <w:color w:val="000000"/>
          <w:shd w:val="clear" w:color="auto" w:fill="FFFFFF"/>
        </w:rPr>
        <w:t xml:space="preserve">Но лучше совместить оба этих решения в единую автоматизированную систему распределения практик </w:t>
      </w:r>
    </w:p>
    <w:p w:rsidR="008E0FE1" w:rsidRDefault="008E0FE1" w:rsidP="00C72846">
      <w:pPr>
        <w:ind w:left="924"/>
        <w:jc w:val="both"/>
      </w:pPr>
    </w:p>
    <w:p w:rsidR="00512C60" w:rsidRPr="002416DD" w:rsidRDefault="00512C60" w:rsidP="00B96E04">
      <w:pPr>
        <w:pStyle w:val="2"/>
        <w:numPr>
          <w:ilvl w:val="1"/>
          <w:numId w:val="4"/>
        </w:numPr>
        <w:ind w:left="284" w:hanging="284"/>
        <w:jc w:val="both"/>
        <w:rPr>
          <w:rFonts w:ascii="Arial" w:hAnsi="Arial" w:cs="Arial"/>
          <w:i w:val="0"/>
        </w:rPr>
      </w:pPr>
      <w:bookmarkStart w:id="25" w:name="_Toc498992299"/>
      <w:r w:rsidRPr="002416DD">
        <w:rPr>
          <w:rFonts w:ascii="Arial" w:hAnsi="Arial" w:cs="Arial"/>
          <w:i w:val="0"/>
        </w:rPr>
        <w:t>Неформальная постановка задачи</w:t>
      </w:r>
      <w:bookmarkEnd w:id="25"/>
    </w:p>
    <w:p w:rsidR="008C644B" w:rsidRDefault="005F1EBB" w:rsidP="00252E2A">
      <w:pPr>
        <w:ind w:firstLine="708"/>
        <w:jc w:val="both"/>
      </w:pPr>
      <w:r>
        <w:t>Система д</w:t>
      </w:r>
      <w:r w:rsidR="008C644B">
        <w:t>олжна</w:t>
      </w:r>
      <w:r w:rsidR="003C2237">
        <w:t xml:space="preserve"> </w:t>
      </w:r>
      <w:r w:rsidR="002E211A">
        <w:t>позволять</w:t>
      </w:r>
      <w:r>
        <w:t xml:space="preserve">: </w:t>
      </w:r>
    </w:p>
    <w:p w:rsidR="002E211A" w:rsidRDefault="00483AC0" w:rsidP="002E211A">
      <w:pPr>
        <w:numPr>
          <w:ilvl w:val="0"/>
          <w:numId w:val="25"/>
        </w:numPr>
        <w:ind w:left="924" w:hanging="357"/>
        <w:jc w:val="both"/>
      </w:pPr>
      <w:r>
        <w:t>Пользователям у</w:t>
      </w:r>
      <w:r w:rsidR="002E211A">
        <w:t>знать информацию о базах пра</w:t>
      </w:r>
      <w:r w:rsidR="00871D09">
        <w:t>ктик и о вакансиях, которые они предоставляют;</w:t>
      </w:r>
    </w:p>
    <w:p w:rsidR="00E96CA0" w:rsidRDefault="00E96CA0" w:rsidP="002E211A">
      <w:pPr>
        <w:numPr>
          <w:ilvl w:val="0"/>
          <w:numId w:val="25"/>
        </w:numPr>
        <w:ind w:left="924" w:hanging="357"/>
        <w:jc w:val="both"/>
      </w:pPr>
      <w:r>
        <w:t>Студенту выбрать место практики, а базам практик выбрать студента</w:t>
      </w:r>
      <w:r w:rsidR="005A13DC">
        <w:t xml:space="preserve"> для похождения практики на данном предприятии</w:t>
      </w:r>
      <w:r>
        <w:t>;</w:t>
      </w:r>
    </w:p>
    <w:p w:rsidR="00C0390D" w:rsidRDefault="00E96CA0" w:rsidP="002E211A">
      <w:pPr>
        <w:numPr>
          <w:ilvl w:val="0"/>
          <w:numId w:val="25"/>
        </w:numPr>
        <w:ind w:left="924" w:hanging="357"/>
        <w:jc w:val="both"/>
      </w:pPr>
      <w:r>
        <w:t>Руководителю практики отслеживать движения студентов по выбору практик;</w:t>
      </w:r>
    </w:p>
    <w:p w:rsidR="00483AC0" w:rsidRDefault="00C0390D" w:rsidP="002E211A">
      <w:pPr>
        <w:numPr>
          <w:ilvl w:val="0"/>
          <w:numId w:val="25"/>
        </w:numPr>
        <w:ind w:left="924" w:hanging="357"/>
        <w:jc w:val="both"/>
      </w:pPr>
      <w:r>
        <w:t>Автоматизировать отчетность;</w:t>
      </w:r>
      <w:r w:rsidR="00E96CA0">
        <w:t xml:space="preserve"> </w:t>
      </w:r>
    </w:p>
    <w:p w:rsidR="008E0FE1" w:rsidRDefault="008E0FE1" w:rsidP="008E0FE1">
      <w:pPr>
        <w:ind w:left="924"/>
        <w:jc w:val="both"/>
      </w:pPr>
    </w:p>
    <w:p w:rsidR="008E0FE1" w:rsidRDefault="008E0FE1">
      <w:pPr>
        <w:ind w:left="924"/>
        <w:jc w:val="both"/>
      </w:pPr>
    </w:p>
    <w:p w:rsidR="00695B7F" w:rsidRDefault="00512C60" w:rsidP="00B96E04">
      <w:pPr>
        <w:pStyle w:val="2"/>
        <w:numPr>
          <w:ilvl w:val="1"/>
          <w:numId w:val="4"/>
        </w:numPr>
        <w:tabs>
          <w:tab w:val="left" w:pos="0"/>
        </w:tabs>
        <w:ind w:left="284" w:hanging="284"/>
        <w:jc w:val="both"/>
        <w:rPr>
          <w:rFonts w:ascii="Arial" w:hAnsi="Arial" w:cs="Arial"/>
          <w:i w:val="0"/>
        </w:rPr>
      </w:pPr>
      <w:bookmarkStart w:id="26" w:name="_Toc498992300"/>
      <w:r w:rsidRPr="002416DD">
        <w:rPr>
          <w:rFonts w:ascii="Arial" w:hAnsi="Arial" w:cs="Arial"/>
          <w:i w:val="0"/>
        </w:rPr>
        <w:t>Обзор существующих методов решения</w:t>
      </w:r>
      <w:bookmarkEnd w:id="26"/>
    </w:p>
    <w:p w:rsidR="00252E2A" w:rsidRDefault="00252E2A" w:rsidP="00F42367">
      <w:pPr>
        <w:jc w:val="both"/>
        <w:rPr>
          <w:lang w:eastAsia="en-US"/>
        </w:rPr>
      </w:pPr>
      <w:r>
        <w:rPr>
          <w:lang w:eastAsia="en-US"/>
        </w:rPr>
        <w:tab/>
        <w:t>Для сравнительного анализа были выбраны следующи</w:t>
      </w:r>
      <w:r w:rsidR="00E76784">
        <w:rPr>
          <w:lang w:eastAsia="en-US"/>
        </w:rPr>
        <w:t>е</w:t>
      </w:r>
      <w:r>
        <w:rPr>
          <w:lang w:eastAsia="en-US"/>
        </w:rPr>
        <w:t xml:space="preserve"> решения:</w:t>
      </w:r>
    </w:p>
    <w:p w:rsidR="00252E2A" w:rsidRDefault="00252E2A" w:rsidP="00F42367">
      <w:pPr>
        <w:jc w:val="both"/>
        <w:rPr>
          <w:lang w:eastAsia="en-US"/>
        </w:rPr>
      </w:pPr>
    </w:p>
    <w:p w:rsidR="00252E2A" w:rsidRDefault="00252E2A" w:rsidP="00F42367">
      <w:pPr>
        <w:jc w:val="both"/>
      </w:pPr>
      <w:r>
        <w:tab/>
      </w:r>
      <w:r w:rsidR="00B77163">
        <w:rPr>
          <w:i/>
        </w:rPr>
        <w:t xml:space="preserve">Социальные сети. </w:t>
      </w:r>
      <w:r w:rsidR="00B77163">
        <w:t>Есть возможность создания группы в социальной сети, в которую будут публиковаться доступные места прохождения практик</w:t>
      </w:r>
      <w:r w:rsidR="006B7D43">
        <w:t xml:space="preserve"> </w:t>
      </w:r>
      <w:r w:rsidR="00B77163">
        <w:t>с описанием. Это удобное решение, потому как практически все студенты имеют аккаунты в социальных сетях. Также, есть возможность опубликовать в комментарии свое резюме с просьбой записаться на практику. Но возникают определенные проблемы</w:t>
      </w:r>
      <w:r w:rsidR="000A7A10">
        <w:t>:</w:t>
      </w:r>
      <w:r w:rsidR="00B77163">
        <w:t xml:space="preserve"> будет отсутствовать сортировка студентов по группам</w:t>
      </w:r>
      <w:r w:rsidR="000A7A10">
        <w:t xml:space="preserve"> и сортировка практик, а руководителю практик будет сложно составлять списки, если каждый студент будет писать свою заявку и резюме в комментарии, ввиду того, что комментариев может быть большое количество.  Помимо этого, отсутствует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автоматизированная </w:t>
      </w:r>
      <w:r w:rsidR="000A7A10">
        <w:t>отчетность.</w:t>
      </w:r>
    </w:p>
    <w:p w:rsidR="00154720" w:rsidRDefault="00154720" w:rsidP="00F42367">
      <w:pPr>
        <w:jc w:val="both"/>
      </w:pPr>
    </w:p>
    <w:p w:rsidR="00A23307" w:rsidRDefault="00A23307" w:rsidP="00252E2A">
      <w:pPr>
        <w:jc w:val="both"/>
        <w:rPr>
          <w:lang w:eastAsia="en-US"/>
        </w:rPr>
      </w:pPr>
    </w:p>
    <w:p w:rsidR="000A7A10" w:rsidRPr="00BA3A98" w:rsidRDefault="000A7A10" w:rsidP="00252E2A">
      <w:pPr>
        <w:jc w:val="both"/>
        <w:rPr>
          <w:rFonts w:eastAsia="Calibri"/>
          <w:bCs/>
          <w:color w:val="000000"/>
          <w:shd w:val="clear" w:color="auto" w:fill="FFFFFF"/>
        </w:rPr>
      </w:pPr>
      <w:r>
        <w:rPr>
          <w:lang w:eastAsia="en-US"/>
        </w:rPr>
        <w:tab/>
      </w:r>
      <w:r w:rsidR="00BA3A98">
        <w:rPr>
          <w:rFonts w:eastAsia="Calibri"/>
          <w:bCs/>
          <w:i/>
          <w:color w:val="000000"/>
          <w:shd w:val="clear" w:color="auto" w:fill="FFFFFF"/>
        </w:rPr>
        <w:t xml:space="preserve">Сайт </w:t>
      </w:r>
      <w:r w:rsidR="00BA3A98" w:rsidRPr="00BA3A98">
        <w:rPr>
          <w:rFonts w:eastAsia="Calibri"/>
          <w:bCs/>
          <w:i/>
          <w:color w:val="000000"/>
          <w:shd w:val="clear" w:color="auto" w:fill="FFFFFF"/>
          <w:lang w:val="en-US"/>
        </w:rPr>
        <w:t>Superjob</w:t>
      </w:r>
      <w:r w:rsidR="00BA3A98" w:rsidRPr="00BA3A98">
        <w:rPr>
          <w:rFonts w:eastAsia="Calibri"/>
          <w:bCs/>
          <w:i/>
          <w:color w:val="000000"/>
          <w:shd w:val="clear" w:color="auto" w:fill="FFFFFF"/>
        </w:rPr>
        <w:t xml:space="preserve"> Студентам</w:t>
      </w:r>
      <w:r w:rsidR="00BA3A98" w:rsidRPr="007E5BEA">
        <w:rPr>
          <w:rFonts w:eastAsia="Calibri"/>
          <w:bCs/>
          <w:color w:val="000000"/>
          <w:shd w:val="clear" w:color="auto" w:fill="FFFFFF"/>
        </w:rPr>
        <w:t>.</w:t>
      </w:r>
      <w:r w:rsidR="007E5BEA" w:rsidRPr="007E5BEA">
        <w:rPr>
          <w:rFonts w:eastAsia="Calibri"/>
          <w:bCs/>
          <w:color w:val="000000"/>
          <w:shd w:val="clear" w:color="auto" w:fill="FFFFFF"/>
        </w:rPr>
        <w:t>[1]</w:t>
      </w:r>
      <w:r w:rsidR="00BA3A98" w:rsidRPr="00BA3A98">
        <w:rPr>
          <w:rFonts w:eastAsia="Calibri"/>
          <w:bCs/>
          <w:i/>
          <w:color w:val="000000"/>
          <w:shd w:val="clear" w:color="auto" w:fill="FFFFFF"/>
        </w:rPr>
        <w:t xml:space="preserve">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Сайт, на котором можно размещать и записываться на различные стажировки. Отсутствует автоматизированная отчетность. Руководителю будет неудобно взаимодействовать с системой: либо ему самом придется добавлять вакансии практик в систему, и тогда будут видны студенты, подавшие заявки, либо вакансии будут добавлять непосредственно организации, что исключать доступ руководителя к просмотру отправленных резюме. </w:t>
      </w:r>
    </w:p>
    <w:p w:rsidR="00154720" w:rsidRDefault="00154720" w:rsidP="00252E2A">
      <w:pPr>
        <w:jc w:val="both"/>
        <w:rPr>
          <w:rFonts w:eastAsia="Calibri"/>
          <w:bCs/>
          <w:color w:val="000000"/>
          <w:shd w:val="clear" w:color="auto" w:fill="FFFFFF"/>
        </w:rPr>
      </w:pPr>
      <w:bookmarkStart w:id="27" w:name="_GoBack"/>
      <w:bookmarkEnd w:id="27"/>
    </w:p>
    <w:p w:rsidR="000A7A10" w:rsidRPr="00274A89" w:rsidRDefault="000A7A10" w:rsidP="00252E2A">
      <w:pPr>
        <w:jc w:val="both"/>
        <w:rPr>
          <w:lang w:eastAsia="en-US"/>
        </w:rPr>
      </w:pPr>
      <w:r>
        <w:rPr>
          <w:rFonts w:eastAsia="Calibri"/>
          <w:bCs/>
          <w:color w:val="000000"/>
          <w:shd w:val="clear" w:color="auto" w:fill="FFFFFF"/>
        </w:rPr>
        <w:tab/>
      </w:r>
      <w:r w:rsidRPr="000A7A10">
        <w:rPr>
          <w:rFonts w:eastAsia="Calibri"/>
          <w:bCs/>
          <w:i/>
          <w:color w:val="000000"/>
          <w:shd w:val="clear" w:color="auto" w:fill="FFFFFF"/>
        </w:rPr>
        <w:t>Сайт ЦРК</w:t>
      </w:r>
      <w:r w:rsidRPr="007E5BEA">
        <w:rPr>
          <w:rFonts w:eastAsia="Calibri"/>
          <w:bCs/>
          <w:color w:val="000000"/>
          <w:shd w:val="clear" w:color="auto" w:fill="FFFFFF"/>
        </w:rPr>
        <w:t>.</w:t>
      </w:r>
      <w:r w:rsidR="007E5BEA" w:rsidRPr="007E5BEA">
        <w:rPr>
          <w:rFonts w:eastAsia="Calibri"/>
          <w:bCs/>
          <w:color w:val="000000"/>
          <w:shd w:val="clear" w:color="auto" w:fill="FFFFFF"/>
        </w:rPr>
        <w:t>[3]</w:t>
      </w:r>
      <w:r w:rsidRPr="000A7A10">
        <w:rPr>
          <w:rFonts w:eastAsia="Calibri"/>
          <w:bCs/>
          <w:i/>
          <w:color w:val="000000"/>
          <w:shd w:val="clear" w:color="auto" w:fill="FFFFFF"/>
        </w:rPr>
        <w:t xml:space="preserve"> </w:t>
      </w:r>
      <w:r w:rsidR="00274A89">
        <w:rPr>
          <w:rFonts w:eastAsia="Calibri"/>
          <w:bCs/>
          <w:color w:val="000000"/>
          <w:shd w:val="clear" w:color="auto" w:fill="FFFFFF"/>
        </w:rPr>
        <w:t xml:space="preserve">На данной системе не обновляется информация, в связи с этим отсутствуют списки с актуальными вакансиями на прохождение практики. Система не предусматривает возможность отправки студентами заявки и резюме на вакансию практики, а также отсутствует </w:t>
      </w:r>
      <w:r w:rsidR="00BA3A98">
        <w:rPr>
          <w:rFonts w:eastAsia="Calibri"/>
          <w:bCs/>
          <w:color w:val="000000"/>
          <w:shd w:val="clear" w:color="auto" w:fill="FFFFFF"/>
        </w:rPr>
        <w:t xml:space="preserve">автоматизированная </w:t>
      </w:r>
      <w:r w:rsidR="00274A89">
        <w:rPr>
          <w:rFonts w:eastAsia="Calibri"/>
          <w:bCs/>
          <w:color w:val="000000"/>
          <w:shd w:val="clear" w:color="auto" w:fill="FFFFFF"/>
        </w:rPr>
        <w:t>отчетность. Помимо этого, отсутствует сортировка списка практик, вся информация представлена сплошным многостраничным списком.</w:t>
      </w:r>
    </w:p>
    <w:p w:rsidR="007D4E13" w:rsidRDefault="007D4E13" w:rsidP="00A23307">
      <w:pPr>
        <w:pStyle w:val="aff3"/>
        <w:keepNext/>
      </w:pPr>
    </w:p>
    <w:tbl>
      <w:tblPr>
        <w:tblpPr w:leftFromText="180" w:rightFromText="180" w:vertAnchor="text" w:horzAnchor="margin" w:tblpX="-156" w:tblpY="50"/>
        <w:tblW w:w="9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0"/>
        <w:gridCol w:w="6"/>
        <w:gridCol w:w="1988"/>
        <w:gridCol w:w="1868"/>
        <w:gridCol w:w="1860"/>
        <w:gridCol w:w="2146"/>
      </w:tblGrid>
      <w:tr w:rsidR="00A23307" w:rsidRPr="006D4C18" w:rsidTr="00A23307">
        <w:trPr>
          <w:trHeight w:val="1552"/>
        </w:trPr>
        <w:tc>
          <w:tcPr>
            <w:tcW w:w="2120" w:type="dxa"/>
            <w:shd w:val="clear" w:color="auto" w:fill="auto"/>
          </w:tcPr>
          <w:p w:rsidR="00252E2A" w:rsidRPr="006D4C18" w:rsidRDefault="00454BA0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 w:rsidRPr="00454BA0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6" type="#_x0000_t202" style="position:absolute;left:0;text-align:left;margin-left:9pt;margin-top:27.2pt;width:70.15pt;height:25.5pt;z-index:-251658240;visibility:visible;mso-wrap-distance-left:0;mso-wrap-distance-right:0;mso-position-horizontal-relative:margin;mso-position-vertical-relative:margin;mso-width-relative:margin;mso-height-relative:margin;v-text-anchor:midd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" filled="f" stroked="f">
                  <v:textbox style="mso-next-textbox:#Надпись 2">
                    <w:txbxContent>
                      <w:p w:rsidR="0074256C" w:rsidRPr="00085F3D" w:rsidRDefault="0074256C" w:rsidP="00085F3D">
                        <w:pPr>
                          <w:rPr>
                            <w:b/>
                          </w:rPr>
                        </w:pPr>
                        <w:r w:rsidRPr="00085F3D">
                          <w:rPr>
                            <w:b/>
                          </w:rPr>
                          <w:t>Системы</w:t>
                        </w:r>
                      </w:p>
                    </w:txbxContent>
                  </v:textbox>
                  <w10:wrap type="tight" anchorx="margin" anchory="margin"/>
                </v:shape>
              </w:pict>
            </w:r>
          </w:p>
        </w:tc>
        <w:tc>
          <w:tcPr>
            <w:tcW w:w="1994" w:type="dxa"/>
            <w:gridSpan w:val="2"/>
            <w:shd w:val="clear" w:color="auto" w:fill="auto"/>
          </w:tcPr>
          <w:p w:rsidR="00252E2A" w:rsidRPr="00B6691D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Разработанная система</w:t>
            </w:r>
            <w:r w:rsidR="00B33317">
              <w:rPr>
                <w:rFonts w:eastAsia="Calibri"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eastAsia="Calibri"/>
                <w:bCs/>
                <w:color w:val="000000"/>
                <w:shd w:val="clear" w:color="auto" w:fill="FFFFFF"/>
              </w:rPr>
              <w:t>Практика.</w:t>
            </w:r>
            <w:r>
              <w:rPr>
                <w:rFonts w:eastAsia="Calibri"/>
                <w:bCs/>
                <w:color w:val="000000"/>
                <w:shd w:val="clear" w:color="auto" w:fill="FFFFFF"/>
                <w:lang w:val="en-US"/>
              </w:rPr>
              <w:t>FEFU</w:t>
            </w:r>
          </w:p>
        </w:tc>
        <w:tc>
          <w:tcPr>
            <w:tcW w:w="1868" w:type="dxa"/>
            <w:shd w:val="clear" w:color="auto" w:fill="auto"/>
          </w:tcPr>
          <w:p w:rsidR="00252E2A" w:rsidRPr="008C644B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Соц. сети</w:t>
            </w:r>
          </w:p>
        </w:tc>
        <w:tc>
          <w:tcPr>
            <w:tcW w:w="1860" w:type="dxa"/>
            <w:shd w:val="clear" w:color="auto" w:fill="auto"/>
          </w:tcPr>
          <w:p w:rsidR="00252E2A" w:rsidRPr="006D4C18" w:rsidRDefault="00F33895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  <w:lang w:val="en-US"/>
              </w:rPr>
              <w:t xml:space="preserve">Superjob </w:t>
            </w:r>
            <w:r>
              <w:rPr>
                <w:rFonts w:eastAsia="Calibri"/>
                <w:bCs/>
                <w:color w:val="000000"/>
                <w:shd w:val="clear" w:color="auto" w:fill="FFFFFF"/>
              </w:rPr>
              <w:t>Студентам</w:t>
            </w:r>
          </w:p>
        </w:tc>
        <w:tc>
          <w:tcPr>
            <w:tcW w:w="2146" w:type="dxa"/>
          </w:tcPr>
          <w:p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t>Сайт ЦРК</w:t>
            </w:r>
          </w:p>
        </w:tc>
      </w:tr>
      <w:tr w:rsidR="00A23307" w:rsidRPr="006D4C18" w:rsidTr="00A23307">
        <w:trPr>
          <w:trHeight w:val="565"/>
        </w:trPr>
        <w:tc>
          <w:tcPr>
            <w:tcW w:w="2126" w:type="dxa"/>
            <w:gridSpan w:val="2"/>
            <w:shd w:val="clear" w:color="auto" w:fill="auto"/>
          </w:tcPr>
          <w:p w:rsidR="00252E2A" w:rsidRPr="006D4C18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Информация о базах практики</w:t>
            </w:r>
          </w:p>
        </w:tc>
        <w:tc>
          <w:tcPr>
            <w:tcW w:w="1988" w:type="dxa"/>
            <w:shd w:val="clear" w:color="auto" w:fill="auto"/>
          </w:tcPr>
          <w:p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:rsidR="00252E2A" w:rsidRPr="006D4C18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:rsidR="00252E2A" w:rsidRPr="006D4C18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</w:tr>
      <w:tr w:rsidR="00A23307" w:rsidRPr="006D4C18" w:rsidTr="00A23307">
        <w:trPr>
          <w:trHeight w:val="550"/>
        </w:trPr>
        <w:tc>
          <w:tcPr>
            <w:tcW w:w="2126" w:type="dxa"/>
            <w:gridSpan w:val="2"/>
            <w:shd w:val="clear" w:color="auto" w:fill="auto"/>
          </w:tcPr>
          <w:p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Возможность отправки резюме</w:t>
            </w:r>
            <w:r w:rsidR="00633D1C">
              <w:rPr>
                <w:rFonts w:eastAsia="Calibri"/>
                <w:bCs/>
                <w:color w:val="000000"/>
                <w:shd w:val="clear" w:color="auto" w:fill="FFFFFF"/>
              </w:rPr>
              <w:t xml:space="preserve"> студентом</w:t>
            </w:r>
          </w:p>
        </w:tc>
        <w:tc>
          <w:tcPr>
            <w:tcW w:w="1988" w:type="dxa"/>
            <w:shd w:val="clear" w:color="auto" w:fill="auto"/>
          </w:tcPr>
          <w:p w:rsidR="00252E2A" w:rsidRPr="006D4C18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:rsidR="00252E2A" w:rsidRPr="006D4C18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:rsidR="00252E2A" w:rsidRPr="006D4C18" w:rsidRDefault="00F33895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  <w:tr w:rsidR="00A23307" w:rsidRPr="006D4C18" w:rsidTr="00A23307">
        <w:trPr>
          <w:trHeight w:val="550"/>
        </w:trPr>
        <w:tc>
          <w:tcPr>
            <w:tcW w:w="2126" w:type="dxa"/>
            <w:gridSpan w:val="2"/>
            <w:shd w:val="clear" w:color="auto" w:fill="auto"/>
          </w:tcPr>
          <w:p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Простое и удобное взаимодействие</w:t>
            </w:r>
          </w:p>
        </w:tc>
        <w:tc>
          <w:tcPr>
            <w:tcW w:w="1988" w:type="dxa"/>
            <w:shd w:val="clear" w:color="auto" w:fill="auto"/>
          </w:tcPr>
          <w:p w:rsidR="00252E2A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:rsidR="00252E2A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0" w:type="dxa"/>
            <w:shd w:val="clear" w:color="auto" w:fill="auto"/>
          </w:tcPr>
          <w:p w:rsidR="00252E2A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2146" w:type="dxa"/>
          </w:tcPr>
          <w:p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  <w:tr w:rsidR="00A23307" w:rsidRPr="006D4C18" w:rsidTr="00A23307">
        <w:trPr>
          <w:trHeight w:val="732"/>
        </w:trPr>
        <w:tc>
          <w:tcPr>
            <w:tcW w:w="2126" w:type="dxa"/>
            <w:gridSpan w:val="2"/>
            <w:shd w:val="clear" w:color="auto" w:fill="auto"/>
          </w:tcPr>
          <w:p w:rsidR="00252E2A" w:rsidRDefault="00252E2A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Автоматизированная отчетность</w:t>
            </w:r>
          </w:p>
        </w:tc>
        <w:tc>
          <w:tcPr>
            <w:tcW w:w="1988" w:type="dxa"/>
            <w:shd w:val="clear" w:color="auto" w:fill="auto"/>
          </w:tcPr>
          <w:p w:rsidR="00252E2A" w:rsidRDefault="009C7E51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+</w:t>
            </w:r>
          </w:p>
        </w:tc>
        <w:tc>
          <w:tcPr>
            <w:tcW w:w="1868" w:type="dxa"/>
            <w:shd w:val="clear" w:color="auto" w:fill="auto"/>
          </w:tcPr>
          <w:p w:rsidR="00252E2A" w:rsidRDefault="006B49EF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  <w:tc>
          <w:tcPr>
            <w:tcW w:w="1860" w:type="dxa"/>
            <w:shd w:val="clear" w:color="auto" w:fill="auto"/>
          </w:tcPr>
          <w:p w:rsidR="00252E2A" w:rsidRDefault="00B77163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  <w:tc>
          <w:tcPr>
            <w:tcW w:w="2146" w:type="dxa"/>
          </w:tcPr>
          <w:p w:rsidR="00252E2A" w:rsidRDefault="00274A89" w:rsidP="00B33317">
            <w:pPr>
              <w:ind w:left="142"/>
              <w:jc w:val="center"/>
              <w:rPr>
                <w:rFonts w:eastAsia="Calibri"/>
                <w:bCs/>
                <w:color w:val="000000"/>
                <w:shd w:val="clear" w:color="auto" w:fill="FFFFFF"/>
              </w:rPr>
            </w:pPr>
            <w:r>
              <w:rPr>
                <w:rFonts w:eastAsia="Calibri"/>
                <w:bCs/>
                <w:color w:val="000000"/>
                <w:shd w:val="clear" w:color="auto" w:fill="FFFFFF"/>
              </w:rPr>
              <w:t>-</w:t>
            </w:r>
          </w:p>
        </w:tc>
      </w:tr>
    </w:tbl>
    <w:p w:rsidR="007D4E13" w:rsidRDefault="007D4E13" w:rsidP="007D4E13">
      <w:pPr>
        <w:pStyle w:val="aff3"/>
        <w:keepNext/>
        <w:ind w:firstLine="708"/>
      </w:pPr>
      <w:r>
        <w:t xml:space="preserve">Таблица </w:t>
      </w:r>
      <w:fldSimple w:instr=" SEQ Таблица \* ARABIC ">
        <w:r w:rsidR="008A63E7">
          <w:rPr>
            <w:noProof/>
          </w:rPr>
          <w:t>1</w:t>
        </w:r>
      </w:fldSimple>
      <w:r>
        <w:t>. Сравнительная таблица текущих решений.</w:t>
      </w:r>
    </w:p>
    <w:p w:rsidR="00B77163" w:rsidRDefault="00B77163" w:rsidP="00B77163">
      <w:pPr>
        <w:rPr>
          <w:color w:val="000000"/>
        </w:rPr>
      </w:pPr>
    </w:p>
    <w:p w:rsidR="008E0FE1" w:rsidRDefault="009C7E51" w:rsidP="00E76784">
      <w:pPr>
        <w:ind w:firstLine="708"/>
        <w:rPr>
          <w:color w:val="000000"/>
        </w:rPr>
      </w:pPr>
      <w:r>
        <w:rPr>
          <w:color w:val="000000"/>
        </w:rPr>
        <w:t xml:space="preserve">Данные </w:t>
      </w:r>
      <w:r w:rsidR="00BE1F04">
        <w:rPr>
          <w:color w:val="000000"/>
        </w:rPr>
        <w:t>решения</w:t>
      </w:r>
      <w:r w:rsidR="00B33317">
        <w:rPr>
          <w:color w:val="000000"/>
        </w:rPr>
        <w:t xml:space="preserve"> </w:t>
      </w:r>
      <w:r w:rsidR="00B33317" w:rsidRPr="00B33317">
        <w:rPr>
          <w:i/>
          <w:color w:val="000000"/>
        </w:rPr>
        <w:t>не имеют весь необходимый функционал</w:t>
      </w:r>
      <w:r w:rsidR="00B33317" w:rsidRPr="00B33317">
        <w:rPr>
          <w:color w:val="000000"/>
        </w:rPr>
        <w:t>. Вследствие чего</w:t>
      </w:r>
      <w:r w:rsidR="00B33317">
        <w:rPr>
          <w:color w:val="000000"/>
        </w:rPr>
        <w:t>, разработанная система будет полезной</w:t>
      </w:r>
      <w:r>
        <w:rPr>
          <w:color w:val="000000"/>
        </w:rPr>
        <w:t xml:space="preserve"> </w:t>
      </w:r>
      <w:r w:rsidR="00B33317">
        <w:rPr>
          <w:color w:val="000000"/>
        </w:rPr>
        <w:t>и актуальной</w:t>
      </w:r>
      <w:r w:rsidRPr="009C7E51">
        <w:rPr>
          <w:color w:val="000000"/>
        </w:rPr>
        <w:t xml:space="preserve"> </w:t>
      </w:r>
      <w:r>
        <w:rPr>
          <w:color w:val="000000"/>
        </w:rPr>
        <w:t>для пользователя</w:t>
      </w:r>
      <w:r w:rsidR="00B33317">
        <w:rPr>
          <w:color w:val="000000"/>
        </w:rPr>
        <w:t>.</w:t>
      </w:r>
    </w:p>
    <w:p w:rsidR="002D6F7D" w:rsidRPr="00E76784" w:rsidRDefault="002D6F7D" w:rsidP="00E76784">
      <w:pPr>
        <w:ind w:firstLine="708"/>
        <w:rPr>
          <w:del w:id="28" w:author="Даниленко Данила Сергеевич" w:date="2017-11-07T10:32:00Z"/>
        </w:rPr>
      </w:pPr>
    </w:p>
    <w:p w:rsidR="008E0FE1" w:rsidRPr="00C72846" w:rsidRDefault="00B6611E" w:rsidP="00C72846">
      <w:pPr>
        <w:pStyle w:val="afb"/>
        <w:numPr>
          <w:ilvl w:val="0"/>
          <w:numId w:val="36"/>
        </w:numPr>
        <w:ind w:left="567" w:hanging="567"/>
        <w:rPr>
          <w:ins w:id="29" w:author="Даниленко Данила Сергеевич" w:date="2017-11-07T10:32:00Z"/>
          <w:color w:val="000000" w:themeColor="text1"/>
        </w:rPr>
      </w:pPr>
      <w:bookmarkStart w:id="30" w:name="_Toc498992301"/>
      <w:r w:rsidRPr="00C72846">
        <w:rPr>
          <w:color w:val="000000" w:themeColor="text1"/>
        </w:rPr>
        <w:t>Требование к окружению</w:t>
      </w:r>
      <w:bookmarkEnd w:id="30"/>
    </w:p>
    <w:p w:rsidR="008E0FE1" w:rsidRDefault="00407857" w:rsidP="00C72846">
      <w:pPr>
        <w:pStyle w:val="afb"/>
        <w:numPr>
          <w:ilvl w:val="0"/>
          <w:numId w:val="36"/>
        </w:numPr>
        <w:ind w:left="567" w:hanging="567"/>
        <w:rPr>
          <w:rFonts w:eastAsia="Calibri"/>
          <w:shd w:val="clear" w:color="auto" w:fill="FFFFFF"/>
        </w:rPr>
      </w:pPr>
      <w:bookmarkStart w:id="31" w:name="_Toc482355122"/>
      <w:bookmarkStart w:id="32" w:name="_Toc498992302"/>
      <w:r w:rsidRPr="004F45B9">
        <w:rPr>
          <w:rFonts w:eastAsia="Calibri"/>
          <w:shd w:val="clear" w:color="auto" w:fill="FFFFFF"/>
        </w:rPr>
        <w:t>Требования к пользователю</w:t>
      </w:r>
      <w:bookmarkEnd w:id="31"/>
      <w:bookmarkEnd w:id="32"/>
    </w:p>
    <w:p w:rsidR="00414025" w:rsidRDefault="00414025" w:rsidP="00414025">
      <w:pPr>
        <w:tabs>
          <w:tab w:val="left" w:pos="1395"/>
        </w:tabs>
        <w:ind w:firstLine="737"/>
      </w:pPr>
      <w:r w:rsidRPr="00414025">
        <w:t xml:space="preserve">В системе есть </w:t>
      </w:r>
      <w:r w:rsidR="00413BB5">
        <w:t>4</w:t>
      </w:r>
      <w:r w:rsidRPr="00414025">
        <w:t xml:space="preserve"> роли пользователя:</w:t>
      </w:r>
    </w:p>
    <w:p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Администратор;</w:t>
      </w:r>
    </w:p>
    <w:p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Преподаватель;</w:t>
      </w:r>
    </w:p>
    <w:p w:rsidR="00413BB5" w:rsidRDefault="000B3FD0" w:rsidP="00414025">
      <w:pPr>
        <w:numPr>
          <w:ilvl w:val="0"/>
          <w:numId w:val="18"/>
        </w:numPr>
        <w:tabs>
          <w:tab w:val="left" w:pos="1395"/>
        </w:tabs>
      </w:pPr>
      <w:r>
        <w:t xml:space="preserve"> Базы практик</w:t>
      </w:r>
      <w:r w:rsidR="00413BB5">
        <w:t>;</w:t>
      </w:r>
    </w:p>
    <w:p w:rsidR="00414025" w:rsidRDefault="00414025" w:rsidP="00414025">
      <w:pPr>
        <w:numPr>
          <w:ilvl w:val="0"/>
          <w:numId w:val="18"/>
        </w:numPr>
        <w:tabs>
          <w:tab w:val="left" w:pos="1395"/>
        </w:tabs>
      </w:pPr>
      <w:r>
        <w:t>Студент.</w:t>
      </w:r>
    </w:p>
    <w:p w:rsidR="00DF538A" w:rsidRDefault="00AB3405" w:rsidP="00AB3405">
      <w:pPr>
        <w:tabs>
          <w:tab w:val="left" w:pos="1395"/>
        </w:tabs>
        <w:ind w:firstLine="708"/>
      </w:pPr>
      <w:r>
        <w:t>Администратор должен иметь доступ к списку практик</w:t>
      </w:r>
      <w:r w:rsidR="00C6315B">
        <w:t xml:space="preserve"> и вакансий</w:t>
      </w:r>
      <w:r>
        <w:t>, к датам истечения срока договор</w:t>
      </w:r>
      <w:r w:rsidR="0075120E">
        <w:t>ов с предприятиями</w:t>
      </w:r>
      <w:r>
        <w:t xml:space="preserve">, а также </w:t>
      </w:r>
      <w:r w:rsidR="0075120E">
        <w:t>иметь минимальные навыки работы с информационными системами.</w:t>
      </w:r>
    </w:p>
    <w:p w:rsidR="0075120E" w:rsidRDefault="0075120E" w:rsidP="00AB3405">
      <w:pPr>
        <w:tabs>
          <w:tab w:val="left" w:pos="1395"/>
        </w:tabs>
        <w:ind w:firstLine="708"/>
      </w:pPr>
      <w:r>
        <w:t>Студент должен иметь минимальные навыки работы с информационными системами.</w:t>
      </w:r>
    </w:p>
    <w:p w:rsidR="0075120E" w:rsidRDefault="0075120E" w:rsidP="00AB3405">
      <w:pPr>
        <w:tabs>
          <w:tab w:val="left" w:pos="1395"/>
        </w:tabs>
        <w:ind w:firstLine="708"/>
      </w:pPr>
      <w:r>
        <w:t>Преподаватель должен иметь минимальные навыки работы с информационными системами.</w:t>
      </w:r>
    </w:p>
    <w:p w:rsidR="008E0FE1" w:rsidRDefault="002705AC" w:rsidP="00C72846">
      <w:pPr>
        <w:pStyle w:val="1"/>
        <w:numPr>
          <w:ilvl w:val="0"/>
          <w:numId w:val="36"/>
        </w:numPr>
        <w:ind w:left="567" w:hanging="567"/>
        <w:rPr>
          <w:rFonts w:ascii="Arial" w:hAnsi="Arial" w:cs="Arial"/>
          <w:sz w:val="28"/>
          <w:szCs w:val="28"/>
        </w:rPr>
      </w:pPr>
      <w:bookmarkStart w:id="33" w:name="_Toc498992303"/>
      <w:r w:rsidRPr="002416DD">
        <w:rPr>
          <w:rFonts w:ascii="Arial" w:hAnsi="Arial" w:cs="Arial"/>
          <w:sz w:val="28"/>
          <w:szCs w:val="28"/>
        </w:rPr>
        <w:lastRenderedPageBreak/>
        <w:t>Архитектура системы</w:t>
      </w:r>
      <w:bookmarkEnd w:id="33"/>
    </w:p>
    <w:p w:rsidR="008E0FE1" w:rsidRPr="00B6611E" w:rsidRDefault="00B6611E" w:rsidP="00B6611E">
      <w:pPr>
        <w:pStyle w:val="2"/>
        <w:ind w:firstLine="567"/>
        <w:rPr>
          <w:ins w:id="34" w:author="Останкова Настя" w:date="2017-11-06T15:15:00Z"/>
          <w:del w:id="35" w:author="Даниленко Данила Сергеевич" w:date="2017-11-07T10:16:00Z"/>
          <w:rFonts w:ascii="Arial" w:hAnsi="Arial" w:cs="Arial"/>
          <w:i w:val="0"/>
        </w:rPr>
      </w:pPr>
      <w:bookmarkStart w:id="36" w:name="_Toc498992304"/>
      <w:r w:rsidRPr="00B6611E">
        <w:rPr>
          <w:rFonts w:ascii="Arial" w:hAnsi="Arial" w:cs="Arial"/>
          <w:i w:val="0"/>
          <w:lang w:val="en-US"/>
        </w:rPr>
        <w:t xml:space="preserve">4.1 </w:t>
      </w:r>
      <w:r w:rsidR="002705AC" w:rsidRPr="00B6611E">
        <w:rPr>
          <w:rFonts w:ascii="Arial" w:hAnsi="Arial" w:cs="Arial"/>
          <w:i w:val="0"/>
        </w:rPr>
        <w:t>Спецификация данных</w:t>
      </w:r>
      <w:bookmarkEnd w:id="36"/>
    </w:p>
    <w:p w:rsidR="008E0FE1" w:rsidRDefault="008E0FE1" w:rsidP="00C72846">
      <w:pPr>
        <w:pStyle w:val="2"/>
      </w:pPr>
    </w:p>
    <w:p w:rsidR="008E0FE1" w:rsidRDefault="00BB2E1C" w:rsidP="00C72846">
      <w:pPr>
        <w:pStyle w:val="aff3"/>
        <w:keepNext/>
      </w:pPr>
      <w:r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8A63E7">
        <w:rPr>
          <w:noProof/>
        </w:rPr>
        <w:t>2</w:t>
      </w:r>
      <w:r w:rsidR="00454BA0">
        <w:fldChar w:fldCharType="end"/>
      </w:r>
      <w:r>
        <w:t>. Описание сущности «Студент».</w:t>
      </w:r>
    </w:p>
    <w:tbl>
      <w:tblPr>
        <w:tblStyle w:val="a8"/>
        <w:tblW w:w="10057" w:type="dxa"/>
        <w:tblInd w:w="111" w:type="dxa"/>
        <w:tblLayout w:type="fixed"/>
        <w:tblLook w:val="04A0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BB2E1C" w:rsidTr="00C72846">
        <w:trPr>
          <w:trHeight w:val="932"/>
        </w:trPr>
        <w:tc>
          <w:tcPr>
            <w:tcW w:w="2119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EA210F" w:rsidTr="00C72846">
        <w:trPr>
          <w:trHeight w:val="278"/>
        </w:trPr>
        <w:tc>
          <w:tcPr>
            <w:tcW w:w="2119" w:type="dxa"/>
            <w:vAlign w:val="center"/>
          </w:tcPr>
          <w:p w:rsidR="00EA210F" w:rsidRPr="00EA210F" w:rsidRDefault="00EA210F" w:rsidP="00BB2E1C">
            <w:pPr>
              <w:ind w:right="-1"/>
            </w:pPr>
            <w:r>
              <w:rPr>
                <w:lang w:val="en-US"/>
              </w:rPr>
              <w:t>Id_</w:t>
            </w:r>
            <w:r>
              <w:t>студента</w:t>
            </w:r>
          </w:p>
        </w:tc>
        <w:tc>
          <w:tcPr>
            <w:tcW w:w="1417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EA210F" w:rsidRDefault="00EA210F" w:rsidP="00BB2E1C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BB2E1C" w:rsidTr="00C72846">
        <w:trPr>
          <w:trHeight w:val="278"/>
        </w:trPr>
        <w:tc>
          <w:tcPr>
            <w:tcW w:w="2119" w:type="dxa"/>
            <w:vAlign w:val="center"/>
          </w:tcPr>
          <w:p w:rsidR="00BB2E1C" w:rsidRPr="00FE2E87" w:rsidRDefault="00BB2E1C" w:rsidP="00BB2E1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:rsidR="00BB2E1C" w:rsidRPr="00612C31" w:rsidRDefault="00BB2E1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BB2E1C" w:rsidRDefault="00BB2E1C" w:rsidP="00BB2E1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BB2E1C" w:rsidRDefault="00BB2E1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278"/>
        </w:trPr>
        <w:tc>
          <w:tcPr>
            <w:tcW w:w="2119" w:type="dxa"/>
            <w:vAlign w:val="center"/>
          </w:tcPr>
          <w:p w:rsidR="001955FC" w:rsidRPr="00E75E6C" w:rsidRDefault="001955FC" w:rsidP="00BB2E1C">
            <w:pPr>
              <w:ind w:right="-1"/>
            </w:pPr>
            <w:r>
              <w:t>Имя, Фамилия</w:t>
            </w:r>
          </w:p>
        </w:tc>
        <w:tc>
          <w:tcPr>
            <w:tcW w:w="1417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2-50</w:t>
            </w:r>
          </w:p>
        </w:tc>
        <w:tc>
          <w:tcPr>
            <w:tcW w:w="992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 w:val="restart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278"/>
        </w:trPr>
        <w:tc>
          <w:tcPr>
            <w:tcW w:w="2119" w:type="dxa"/>
            <w:vAlign w:val="center"/>
          </w:tcPr>
          <w:p w:rsidR="001955FC" w:rsidRDefault="001955FC" w:rsidP="00BB2E1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625"/>
        </w:trPr>
        <w:tc>
          <w:tcPr>
            <w:tcW w:w="2119" w:type="dxa"/>
            <w:vAlign w:val="center"/>
          </w:tcPr>
          <w:p w:rsidR="001955FC" w:rsidRDefault="001955FC" w:rsidP="00BB2E1C">
            <w:pPr>
              <w:ind w:right="-1"/>
            </w:pPr>
            <w:r>
              <w:t>Практические навыки</w:t>
            </w:r>
          </w:p>
        </w:tc>
        <w:tc>
          <w:tcPr>
            <w:tcW w:w="1417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0-2000</w:t>
            </w:r>
          </w:p>
        </w:tc>
        <w:tc>
          <w:tcPr>
            <w:tcW w:w="992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Pr="00612C31" w:rsidRDefault="001955FC" w:rsidP="00BB2E1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  <w:tr w:rsidR="001955FC" w:rsidTr="001955FC">
        <w:trPr>
          <w:trHeight w:val="556"/>
        </w:trPr>
        <w:tc>
          <w:tcPr>
            <w:tcW w:w="2119" w:type="dxa"/>
            <w:vAlign w:val="center"/>
          </w:tcPr>
          <w:p w:rsidR="001955FC" w:rsidRDefault="001955FC" w:rsidP="00BB2E1C">
            <w:pPr>
              <w:ind w:right="-1"/>
            </w:pPr>
            <w:r>
              <w:t>Место прохождения практики</w:t>
            </w:r>
          </w:p>
        </w:tc>
        <w:tc>
          <w:tcPr>
            <w:tcW w:w="1417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Ссылка</w:t>
            </w:r>
            <w:r w:rsidR="000F4A80">
              <w:t xml:space="preserve"> на «предприятие»</w:t>
            </w:r>
          </w:p>
        </w:tc>
        <w:tc>
          <w:tcPr>
            <w:tcW w:w="993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Default="001955FC" w:rsidP="00BB2E1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Нет</w:t>
            </w:r>
          </w:p>
        </w:tc>
      </w:tr>
      <w:tr w:rsidR="00EA210F" w:rsidTr="00BB2E1C">
        <w:trPr>
          <w:trHeight w:val="278"/>
        </w:trPr>
        <w:tc>
          <w:tcPr>
            <w:tcW w:w="2119" w:type="dxa"/>
            <w:vAlign w:val="center"/>
          </w:tcPr>
          <w:p w:rsidR="00EA210F" w:rsidRDefault="00EA210F" w:rsidP="00BB2E1C">
            <w:pPr>
              <w:ind w:right="-1"/>
            </w:pPr>
            <w:r>
              <w:t>Направление</w:t>
            </w:r>
          </w:p>
        </w:tc>
        <w:tc>
          <w:tcPr>
            <w:tcW w:w="1417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0-1000</w:t>
            </w:r>
          </w:p>
        </w:tc>
        <w:tc>
          <w:tcPr>
            <w:tcW w:w="992" w:type="dxa"/>
            <w:vAlign w:val="center"/>
          </w:tcPr>
          <w:p w:rsidR="00EA210F" w:rsidRP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276" w:type="dxa"/>
            <w:vMerge/>
            <w:vAlign w:val="center"/>
          </w:tcPr>
          <w:p w:rsidR="00EA210F" w:rsidRDefault="00EA210F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EA210F" w:rsidTr="00BB2E1C">
        <w:trPr>
          <w:trHeight w:val="278"/>
        </w:trPr>
        <w:tc>
          <w:tcPr>
            <w:tcW w:w="2119" w:type="dxa"/>
            <w:vAlign w:val="center"/>
          </w:tcPr>
          <w:p w:rsidR="00EA210F" w:rsidRDefault="00EA210F" w:rsidP="00BB2E1C">
            <w:pPr>
              <w:ind w:right="-1"/>
            </w:pPr>
            <w:r>
              <w:t>Курс</w:t>
            </w:r>
          </w:p>
        </w:tc>
        <w:tc>
          <w:tcPr>
            <w:tcW w:w="1417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Числовой</w:t>
            </w:r>
          </w:p>
        </w:tc>
        <w:tc>
          <w:tcPr>
            <w:tcW w:w="993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1</w:t>
            </w:r>
          </w:p>
        </w:tc>
        <w:tc>
          <w:tcPr>
            <w:tcW w:w="992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EA210F" w:rsidRDefault="00EA210F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EA210F" w:rsidRDefault="00EA210F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EA210F" w:rsidRPr="00EA210F" w:rsidRDefault="00EA210F" w:rsidP="00BB2E1C">
            <w:pPr>
              <w:ind w:right="-1"/>
              <w:jc w:val="center"/>
            </w:pPr>
            <w:r>
              <w:t>Нет</w:t>
            </w:r>
          </w:p>
        </w:tc>
      </w:tr>
      <w:tr w:rsidR="001955FC" w:rsidTr="00BB2E1C">
        <w:trPr>
          <w:trHeight w:val="278"/>
        </w:trPr>
        <w:tc>
          <w:tcPr>
            <w:tcW w:w="2119" w:type="dxa"/>
            <w:vAlign w:val="center"/>
          </w:tcPr>
          <w:p w:rsidR="001955FC" w:rsidRDefault="001955FC" w:rsidP="00BB2E1C">
            <w:pPr>
              <w:ind w:right="-1"/>
            </w:pPr>
            <w:r>
              <w:t>Руководитель практики</w:t>
            </w:r>
          </w:p>
        </w:tc>
        <w:tc>
          <w:tcPr>
            <w:tcW w:w="1417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Ссылка</w:t>
            </w:r>
            <w:r w:rsidR="000F4A80">
              <w:t xml:space="preserve"> на «пр</w:t>
            </w:r>
            <w:r w:rsidR="002E211A">
              <w:t>е</w:t>
            </w:r>
            <w:r w:rsidR="000F4A80">
              <w:t>подаватель»</w:t>
            </w:r>
          </w:p>
        </w:tc>
        <w:tc>
          <w:tcPr>
            <w:tcW w:w="993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1955FC" w:rsidRDefault="001955FC" w:rsidP="00BB2E1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BB2E1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Default="001955FC" w:rsidP="00BB2E1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Нет</w:t>
            </w:r>
          </w:p>
        </w:tc>
      </w:tr>
    </w:tbl>
    <w:p w:rsidR="008E0FE1" w:rsidRDefault="008E0FE1" w:rsidP="00C72846">
      <w:pPr>
        <w:ind w:left="567" w:right="-1"/>
      </w:pPr>
    </w:p>
    <w:p w:rsidR="008E0FE1" w:rsidRDefault="001955FC" w:rsidP="00C72846">
      <w:pPr>
        <w:pStyle w:val="aff3"/>
        <w:keepNext/>
      </w:pPr>
      <w:r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8A63E7">
        <w:rPr>
          <w:noProof/>
        </w:rPr>
        <w:t>3</w:t>
      </w:r>
      <w:r w:rsidR="00454BA0">
        <w:fldChar w:fldCharType="end"/>
      </w:r>
      <w:r>
        <w:t>. Описание сущности «Преподаватель».</w:t>
      </w:r>
    </w:p>
    <w:tbl>
      <w:tblPr>
        <w:tblStyle w:val="a8"/>
        <w:tblW w:w="10057" w:type="dxa"/>
        <w:tblInd w:w="111" w:type="dxa"/>
        <w:tblLayout w:type="fixed"/>
        <w:tblLook w:val="04A0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1955FC" w:rsidTr="001955FC">
        <w:trPr>
          <w:trHeight w:val="932"/>
        </w:trPr>
        <w:tc>
          <w:tcPr>
            <w:tcW w:w="211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EA210F" w:rsidTr="001955FC">
        <w:trPr>
          <w:trHeight w:val="278"/>
        </w:trPr>
        <w:tc>
          <w:tcPr>
            <w:tcW w:w="2119" w:type="dxa"/>
            <w:vAlign w:val="center"/>
          </w:tcPr>
          <w:p w:rsidR="00EA210F" w:rsidRPr="00EA210F" w:rsidRDefault="00EA210F" w:rsidP="00EA210F">
            <w:pPr>
              <w:ind w:right="-1"/>
            </w:pPr>
            <w:r>
              <w:rPr>
                <w:lang w:val="en-US"/>
              </w:rPr>
              <w:t>Id_</w:t>
            </w:r>
            <w:r>
              <w:t>Преподавателя</w:t>
            </w:r>
          </w:p>
        </w:tc>
        <w:tc>
          <w:tcPr>
            <w:tcW w:w="1417" w:type="dxa"/>
            <w:vAlign w:val="center"/>
          </w:tcPr>
          <w:p w:rsidR="00EA210F" w:rsidRDefault="00EA210F" w:rsidP="001955FC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:rsidR="00EA210F" w:rsidRDefault="00EA210F" w:rsidP="001955FC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EA210F" w:rsidRDefault="00EA210F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EA210F" w:rsidRDefault="00EA210F" w:rsidP="001955FC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EA210F" w:rsidRDefault="00EA210F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EA210F" w:rsidRDefault="00EA210F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278"/>
        </w:trPr>
        <w:tc>
          <w:tcPr>
            <w:tcW w:w="2119" w:type="dxa"/>
            <w:vAlign w:val="center"/>
          </w:tcPr>
          <w:p w:rsidR="001955FC" w:rsidRPr="00FE2E87" w:rsidRDefault="001955FC" w:rsidP="001955F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:rsidR="001955FC" w:rsidRPr="00612C31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278"/>
        </w:trPr>
        <w:tc>
          <w:tcPr>
            <w:tcW w:w="2119" w:type="dxa"/>
            <w:vAlign w:val="center"/>
          </w:tcPr>
          <w:p w:rsidR="001955FC" w:rsidRPr="00E75E6C" w:rsidRDefault="001955FC" w:rsidP="001955FC">
            <w:pPr>
              <w:ind w:right="-1"/>
            </w:pPr>
            <w:r>
              <w:t>Имя, Фамилия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2-50</w:t>
            </w:r>
          </w:p>
        </w:tc>
        <w:tc>
          <w:tcPr>
            <w:tcW w:w="992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 w:val="restart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278"/>
        </w:trPr>
        <w:tc>
          <w:tcPr>
            <w:tcW w:w="2119" w:type="dxa"/>
            <w:vAlign w:val="center"/>
          </w:tcPr>
          <w:p w:rsidR="001955FC" w:rsidRDefault="001955FC" w:rsidP="001955F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1955F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</w:tr>
      <w:tr w:rsidR="001955FC" w:rsidTr="001955FC">
        <w:trPr>
          <w:trHeight w:val="625"/>
        </w:trPr>
        <w:tc>
          <w:tcPr>
            <w:tcW w:w="2119" w:type="dxa"/>
            <w:vAlign w:val="center"/>
          </w:tcPr>
          <w:p w:rsidR="001955FC" w:rsidRDefault="001955FC" w:rsidP="001955FC">
            <w:pPr>
              <w:ind w:right="-1"/>
            </w:pPr>
            <w:r>
              <w:t>Прочие контактные данные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0-2000</w:t>
            </w:r>
          </w:p>
        </w:tc>
        <w:tc>
          <w:tcPr>
            <w:tcW w:w="992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Merge/>
            <w:vAlign w:val="center"/>
          </w:tcPr>
          <w:p w:rsidR="001955FC" w:rsidRDefault="001955FC" w:rsidP="001955FC">
            <w:pPr>
              <w:ind w:right="-1"/>
              <w:jc w:val="center"/>
            </w:pPr>
          </w:p>
        </w:tc>
        <w:tc>
          <w:tcPr>
            <w:tcW w:w="1559" w:type="dxa"/>
            <w:vAlign w:val="center"/>
          </w:tcPr>
          <w:p w:rsidR="001955FC" w:rsidRPr="00612C31" w:rsidRDefault="001955FC" w:rsidP="001955F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</w:tbl>
    <w:p w:rsidR="008E0FE1" w:rsidRDefault="008E0FE1" w:rsidP="00C72846">
      <w:pPr>
        <w:ind w:left="567" w:right="-1"/>
      </w:pPr>
    </w:p>
    <w:p w:rsidR="008E0FE1" w:rsidRDefault="001955FC" w:rsidP="00C72846">
      <w:pPr>
        <w:pStyle w:val="aff3"/>
        <w:keepNext/>
      </w:pPr>
      <w:r>
        <w:lastRenderedPageBreak/>
        <w:t xml:space="preserve">Таблица </w:t>
      </w:r>
      <w:r w:rsidR="00454BA0">
        <w:fldChar w:fldCharType="begin"/>
      </w:r>
      <w:r>
        <w:instrText xml:space="preserve"> SEQ Таблица \* ARABIC </w:instrText>
      </w:r>
      <w:r w:rsidR="00454BA0">
        <w:fldChar w:fldCharType="separate"/>
      </w:r>
      <w:r w:rsidR="008A63E7">
        <w:rPr>
          <w:noProof/>
        </w:rPr>
        <w:t>4</w:t>
      </w:r>
      <w:r w:rsidR="00454BA0">
        <w:fldChar w:fldCharType="end"/>
      </w:r>
      <w:r>
        <w:t>. Описание сущности «Предприятия».</w:t>
      </w:r>
    </w:p>
    <w:tbl>
      <w:tblPr>
        <w:tblStyle w:val="a8"/>
        <w:tblW w:w="10057" w:type="dxa"/>
        <w:tblInd w:w="111" w:type="dxa"/>
        <w:tblLayout w:type="fixed"/>
        <w:tblLook w:val="04A0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1955FC" w:rsidTr="001955FC">
        <w:trPr>
          <w:trHeight w:val="932"/>
        </w:trPr>
        <w:tc>
          <w:tcPr>
            <w:tcW w:w="211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:rsidR="001955FC" w:rsidRDefault="001955FC" w:rsidP="001955FC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A86ABE" w:rsidTr="001955FC">
        <w:trPr>
          <w:trHeight w:val="278"/>
        </w:trPr>
        <w:tc>
          <w:tcPr>
            <w:tcW w:w="2119" w:type="dxa"/>
            <w:vAlign w:val="center"/>
          </w:tcPr>
          <w:p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Пр</w:t>
            </w:r>
            <w:r>
              <w:t>едприятия</w:t>
            </w:r>
          </w:p>
        </w:tc>
        <w:tc>
          <w:tcPr>
            <w:tcW w:w="1417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A86ABE" w:rsidRDefault="00A86ABE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Нет</w:t>
            </w:r>
          </w:p>
        </w:tc>
      </w:tr>
      <w:tr w:rsidR="00A86ABE" w:rsidTr="001955FC">
        <w:trPr>
          <w:trHeight w:val="278"/>
        </w:trPr>
        <w:tc>
          <w:tcPr>
            <w:tcW w:w="2119" w:type="dxa"/>
            <w:vAlign w:val="center"/>
          </w:tcPr>
          <w:p w:rsidR="00A86ABE" w:rsidRPr="00FE2E87" w:rsidRDefault="00A86ABE" w:rsidP="001955FC">
            <w:pPr>
              <w:ind w:right="-1"/>
            </w:pPr>
            <w:r>
              <w:rPr>
                <w:lang w:val="en-US"/>
              </w:rPr>
              <w:t>E</w:t>
            </w:r>
            <w:r w:rsidRPr="00FE2E87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417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2-255</w:t>
            </w:r>
          </w:p>
        </w:tc>
        <w:tc>
          <w:tcPr>
            <w:tcW w:w="992" w:type="dxa"/>
            <w:vAlign w:val="center"/>
          </w:tcPr>
          <w:p w:rsidR="00A86ABE" w:rsidRPr="00612C31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A86ABE" w:rsidRDefault="00A86ABE" w:rsidP="001955FC">
            <w:pPr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</w:tr>
      <w:tr w:rsidR="00A86ABE" w:rsidTr="001955FC">
        <w:trPr>
          <w:trHeight w:val="278"/>
        </w:trPr>
        <w:tc>
          <w:tcPr>
            <w:tcW w:w="2119" w:type="dxa"/>
            <w:vAlign w:val="center"/>
          </w:tcPr>
          <w:p w:rsidR="00A86ABE" w:rsidRDefault="00A86ABE" w:rsidP="001955FC">
            <w:pPr>
              <w:ind w:right="-1"/>
            </w:pPr>
            <w:r>
              <w:t>Номер телефона</w:t>
            </w:r>
          </w:p>
        </w:tc>
        <w:tc>
          <w:tcPr>
            <w:tcW w:w="1417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6-64</w:t>
            </w:r>
          </w:p>
        </w:tc>
        <w:tc>
          <w:tcPr>
            <w:tcW w:w="992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A86ABE" w:rsidRDefault="00982C44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</w:tr>
      <w:tr w:rsidR="00A86ABE" w:rsidTr="001955FC">
        <w:trPr>
          <w:trHeight w:val="625"/>
        </w:trPr>
        <w:tc>
          <w:tcPr>
            <w:tcW w:w="2119" w:type="dxa"/>
            <w:vAlign w:val="center"/>
          </w:tcPr>
          <w:p w:rsidR="00A86ABE" w:rsidRDefault="00A86ABE" w:rsidP="001955FC">
            <w:pPr>
              <w:ind w:right="-1"/>
            </w:pPr>
            <w:r>
              <w:t>Описание предприятия</w:t>
            </w:r>
          </w:p>
        </w:tc>
        <w:tc>
          <w:tcPr>
            <w:tcW w:w="1417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2-2000</w:t>
            </w:r>
          </w:p>
        </w:tc>
        <w:tc>
          <w:tcPr>
            <w:tcW w:w="992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A86ABE" w:rsidRPr="00612C31" w:rsidRDefault="00A86ABE" w:rsidP="001955FC">
            <w:pPr>
              <w:ind w:right="-1"/>
              <w:jc w:val="center"/>
            </w:pPr>
            <w:r>
              <w:rPr>
                <w:lang w:val="en-US"/>
              </w:rPr>
              <w:t>NULL</w:t>
            </w:r>
          </w:p>
        </w:tc>
      </w:tr>
      <w:tr w:rsidR="00A86ABE" w:rsidTr="001955FC">
        <w:trPr>
          <w:trHeight w:val="556"/>
        </w:trPr>
        <w:tc>
          <w:tcPr>
            <w:tcW w:w="2119" w:type="dxa"/>
            <w:vAlign w:val="center"/>
          </w:tcPr>
          <w:p w:rsidR="00A86ABE" w:rsidRDefault="00A86ABE" w:rsidP="001955FC">
            <w:pPr>
              <w:ind w:right="-1"/>
            </w:pPr>
            <w:r>
              <w:t>Условия приема</w:t>
            </w:r>
          </w:p>
        </w:tc>
        <w:tc>
          <w:tcPr>
            <w:tcW w:w="1417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Строка</w:t>
            </w:r>
          </w:p>
        </w:tc>
        <w:tc>
          <w:tcPr>
            <w:tcW w:w="993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2-2000</w:t>
            </w:r>
          </w:p>
        </w:tc>
        <w:tc>
          <w:tcPr>
            <w:tcW w:w="992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A86ABE" w:rsidRDefault="00A86ABE" w:rsidP="001955F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A86ABE" w:rsidTr="001955FC">
        <w:trPr>
          <w:trHeight w:val="278"/>
        </w:trPr>
        <w:tc>
          <w:tcPr>
            <w:tcW w:w="2119" w:type="dxa"/>
            <w:vAlign w:val="center"/>
          </w:tcPr>
          <w:p w:rsidR="00A86ABE" w:rsidRDefault="00A86ABE" w:rsidP="001955FC">
            <w:pPr>
              <w:ind w:right="-1"/>
            </w:pPr>
            <w:r>
              <w:t>Студены на практике</w:t>
            </w:r>
          </w:p>
        </w:tc>
        <w:tc>
          <w:tcPr>
            <w:tcW w:w="1417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Массив</w:t>
            </w:r>
          </w:p>
        </w:tc>
        <w:tc>
          <w:tcPr>
            <w:tcW w:w="993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992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701" w:type="dxa"/>
            <w:vAlign w:val="center"/>
          </w:tcPr>
          <w:p w:rsidR="00A86ABE" w:rsidRDefault="00A86ABE" w:rsidP="001955FC">
            <w:pPr>
              <w:ind w:right="-1"/>
              <w:jc w:val="center"/>
            </w:pPr>
            <w:r>
              <w:t>Да</w:t>
            </w:r>
          </w:p>
        </w:tc>
        <w:tc>
          <w:tcPr>
            <w:tcW w:w="1276" w:type="dxa"/>
            <w:vAlign w:val="center"/>
          </w:tcPr>
          <w:p w:rsidR="00A86ABE" w:rsidRDefault="00982C44" w:rsidP="001955FC">
            <w:pPr>
              <w:ind w:right="-1"/>
              <w:jc w:val="center"/>
            </w:pPr>
            <w:r>
              <w:t>Нет</w:t>
            </w:r>
          </w:p>
        </w:tc>
        <w:tc>
          <w:tcPr>
            <w:tcW w:w="1559" w:type="dxa"/>
            <w:vAlign w:val="center"/>
          </w:tcPr>
          <w:p w:rsidR="00A86ABE" w:rsidRDefault="00A86ABE" w:rsidP="001955FC">
            <w:pPr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</w:tbl>
    <w:p w:rsidR="008E0FE1" w:rsidRDefault="008E0FE1" w:rsidP="00C72846">
      <w:pPr>
        <w:ind w:right="-1"/>
      </w:pPr>
    </w:p>
    <w:p w:rsidR="00A86ABE" w:rsidRDefault="00A86ABE" w:rsidP="00A86ABE">
      <w:pPr>
        <w:pStyle w:val="aff3"/>
        <w:keepNext/>
      </w:pPr>
      <w:r>
        <w:t xml:space="preserve">Таблица </w:t>
      </w:r>
      <w:fldSimple w:instr=" SEQ Таблица \* ARABIC ">
        <w:r w:rsidR="008A63E7">
          <w:rPr>
            <w:noProof/>
          </w:rPr>
          <w:t>5</w:t>
        </w:r>
      </w:fldSimple>
      <w:r>
        <w:t xml:space="preserve"> описание сущности Вакансии</w:t>
      </w:r>
    </w:p>
    <w:tbl>
      <w:tblPr>
        <w:tblStyle w:val="a8"/>
        <w:tblW w:w="10057" w:type="dxa"/>
        <w:tblInd w:w="111" w:type="dxa"/>
        <w:tblLayout w:type="fixed"/>
        <w:tblLook w:val="04A0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A86ABE" w:rsidTr="005B6904">
        <w:trPr>
          <w:trHeight w:val="932"/>
        </w:trPr>
        <w:tc>
          <w:tcPr>
            <w:tcW w:w="2119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A86ABE" w:rsidTr="005B6904">
        <w:trPr>
          <w:trHeight w:val="278"/>
        </w:trPr>
        <w:tc>
          <w:tcPr>
            <w:tcW w:w="2119" w:type="dxa"/>
            <w:vAlign w:val="center"/>
          </w:tcPr>
          <w:p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Вакансии</w:t>
            </w:r>
          </w:p>
        </w:tc>
        <w:tc>
          <w:tcPr>
            <w:tcW w:w="1417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Числовой(ключ)</w:t>
            </w:r>
          </w:p>
        </w:tc>
        <w:tc>
          <w:tcPr>
            <w:tcW w:w="993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A86ABE" w:rsidRDefault="00A86ABE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Нет</w:t>
            </w:r>
          </w:p>
        </w:tc>
      </w:tr>
      <w:tr w:rsidR="00A86ABE" w:rsidTr="005B6904">
        <w:trPr>
          <w:trHeight w:val="278"/>
        </w:trPr>
        <w:tc>
          <w:tcPr>
            <w:tcW w:w="2119" w:type="dxa"/>
            <w:vAlign w:val="center"/>
          </w:tcPr>
          <w:p w:rsidR="00A86ABE" w:rsidRPr="00EA210F" w:rsidRDefault="00A86ABE" w:rsidP="00A86ABE">
            <w:pPr>
              <w:ind w:right="-1"/>
            </w:pPr>
            <w:r>
              <w:rPr>
                <w:lang w:val="en-US"/>
              </w:rPr>
              <w:t>Id_</w:t>
            </w:r>
            <w:r>
              <w:t>Предприятия</w:t>
            </w:r>
          </w:p>
        </w:tc>
        <w:tc>
          <w:tcPr>
            <w:tcW w:w="1417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>Предприятия»</w:t>
            </w:r>
          </w:p>
        </w:tc>
        <w:tc>
          <w:tcPr>
            <w:tcW w:w="993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A86ABE" w:rsidRDefault="00A86ABE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A86ABE" w:rsidRDefault="00A86ABE" w:rsidP="005B6904">
            <w:pPr>
              <w:ind w:right="-1"/>
              <w:jc w:val="center"/>
            </w:pPr>
            <w:r>
              <w:t>Нет</w:t>
            </w:r>
          </w:p>
        </w:tc>
      </w:tr>
    </w:tbl>
    <w:p w:rsidR="008E0FE1" w:rsidRDefault="008E0FE1" w:rsidP="00C72846"/>
    <w:p w:rsidR="008A63E7" w:rsidRPr="00982C44" w:rsidRDefault="008A63E7" w:rsidP="008A63E7">
      <w:pPr>
        <w:pStyle w:val="aff3"/>
        <w:keepNext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r w:rsidRPr="00C65426">
        <w:t xml:space="preserve">описание сущности </w:t>
      </w:r>
      <w:r>
        <w:t>Статус Заявки</w:t>
      </w:r>
    </w:p>
    <w:tbl>
      <w:tblPr>
        <w:tblStyle w:val="a8"/>
        <w:tblW w:w="10057" w:type="dxa"/>
        <w:tblInd w:w="111" w:type="dxa"/>
        <w:tblLayout w:type="fixed"/>
        <w:tblLook w:val="04A0"/>
      </w:tblPr>
      <w:tblGrid>
        <w:gridCol w:w="2119"/>
        <w:gridCol w:w="1417"/>
        <w:gridCol w:w="993"/>
        <w:gridCol w:w="992"/>
        <w:gridCol w:w="1701"/>
        <w:gridCol w:w="1276"/>
        <w:gridCol w:w="1559"/>
      </w:tblGrid>
      <w:tr w:rsidR="008A63E7" w:rsidTr="005B6904">
        <w:trPr>
          <w:trHeight w:val="932"/>
        </w:trPr>
        <w:tc>
          <w:tcPr>
            <w:tcW w:w="2119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Название</w:t>
            </w:r>
          </w:p>
        </w:tc>
        <w:tc>
          <w:tcPr>
            <w:tcW w:w="1417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Тип</w:t>
            </w:r>
          </w:p>
        </w:tc>
        <w:tc>
          <w:tcPr>
            <w:tcW w:w="993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Ограничения</w:t>
            </w:r>
          </w:p>
        </w:tc>
        <w:tc>
          <w:tcPr>
            <w:tcW w:w="992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Обязательно</w:t>
            </w:r>
          </w:p>
        </w:tc>
        <w:tc>
          <w:tcPr>
            <w:tcW w:w="1701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Возможность редактирования</w:t>
            </w:r>
          </w:p>
        </w:tc>
        <w:tc>
          <w:tcPr>
            <w:tcW w:w="1276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Уникальное</w:t>
            </w:r>
          </w:p>
        </w:tc>
        <w:tc>
          <w:tcPr>
            <w:tcW w:w="1559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Значение по умолчанию</w:t>
            </w:r>
          </w:p>
        </w:tc>
      </w:tr>
      <w:tr w:rsidR="008A63E7" w:rsidTr="005B6904">
        <w:trPr>
          <w:trHeight w:val="278"/>
        </w:trPr>
        <w:tc>
          <w:tcPr>
            <w:tcW w:w="2119" w:type="dxa"/>
            <w:vAlign w:val="center"/>
          </w:tcPr>
          <w:p w:rsidR="008A63E7" w:rsidRPr="00EA210F" w:rsidRDefault="008A63E7" w:rsidP="005B6904">
            <w:pPr>
              <w:ind w:right="-1"/>
            </w:pPr>
            <w:r>
              <w:rPr>
                <w:lang w:val="en-US"/>
              </w:rPr>
              <w:t>Id_</w:t>
            </w:r>
            <w:r>
              <w:t>Вакансии</w:t>
            </w:r>
          </w:p>
        </w:tc>
        <w:tc>
          <w:tcPr>
            <w:tcW w:w="1417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>Вакансии»</w:t>
            </w:r>
          </w:p>
        </w:tc>
        <w:tc>
          <w:tcPr>
            <w:tcW w:w="993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8A63E7" w:rsidRDefault="008A63E7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Нет</w:t>
            </w:r>
          </w:p>
        </w:tc>
      </w:tr>
      <w:tr w:rsidR="008A63E7" w:rsidTr="005B6904">
        <w:trPr>
          <w:trHeight w:val="278"/>
        </w:trPr>
        <w:tc>
          <w:tcPr>
            <w:tcW w:w="2119" w:type="dxa"/>
            <w:vAlign w:val="center"/>
          </w:tcPr>
          <w:p w:rsidR="008A63E7" w:rsidRPr="00EA210F" w:rsidRDefault="008A63E7" w:rsidP="008A63E7">
            <w:pPr>
              <w:ind w:right="-1"/>
            </w:pPr>
            <w:r>
              <w:rPr>
                <w:lang w:val="en-US"/>
              </w:rPr>
              <w:t>Id_</w:t>
            </w:r>
            <w:r>
              <w:t>Студента</w:t>
            </w:r>
          </w:p>
        </w:tc>
        <w:tc>
          <w:tcPr>
            <w:tcW w:w="1417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Ссылка на «</w:t>
            </w:r>
            <w:r>
              <w:rPr>
                <w:lang w:val="en-US"/>
              </w:rPr>
              <w:t>Id_</w:t>
            </w:r>
            <w:r>
              <w:t xml:space="preserve"> Студента</w:t>
            </w:r>
            <w:r>
              <w:t>»</w:t>
            </w:r>
          </w:p>
        </w:tc>
        <w:tc>
          <w:tcPr>
            <w:tcW w:w="993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8A63E7" w:rsidRDefault="008A63E7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Нет</w:t>
            </w:r>
          </w:p>
        </w:tc>
      </w:tr>
      <w:tr w:rsidR="008A63E7" w:rsidTr="005B6904">
        <w:trPr>
          <w:trHeight w:val="278"/>
        </w:trPr>
        <w:tc>
          <w:tcPr>
            <w:tcW w:w="2119" w:type="dxa"/>
            <w:vAlign w:val="center"/>
          </w:tcPr>
          <w:p w:rsidR="008A63E7" w:rsidRPr="008A63E7" w:rsidRDefault="008A63E7" w:rsidP="008A63E7">
            <w:pPr>
              <w:ind w:right="-1"/>
            </w:pPr>
            <w:r>
              <w:t>Статус заявки</w:t>
            </w:r>
          </w:p>
        </w:tc>
        <w:tc>
          <w:tcPr>
            <w:tcW w:w="1417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Числовой</w:t>
            </w:r>
          </w:p>
        </w:tc>
        <w:tc>
          <w:tcPr>
            <w:tcW w:w="993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1-4</w:t>
            </w:r>
          </w:p>
        </w:tc>
        <w:tc>
          <w:tcPr>
            <w:tcW w:w="992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701" w:type="dxa"/>
            <w:vAlign w:val="center"/>
          </w:tcPr>
          <w:p w:rsidR="008A63E7" w:rsidRDefault="008A63E7" w:rsidP="005B6904">
            <w:pPr>
              <w:jc w:val="center"/>
            </w:pPr>
            <w:r>
              <w:t>Нет</w:t>
            </w:r>
          </w:p>
        </w:tc>
        <w:tc>
          <w:tcPr>
            <w:tcW w:w="1276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Да</w:t>
            </w:r>
          </w:p>
        </w:tc>
        <w:tc>
          <w:tcPr>
            <w:tcW w:w="1559" w:type="dxa"/>
            <w:vAlign w:val="center"/>
          </w:tcPr>
          <w:p w:rsidR="008A63E7" w:rsidRDefault="008A63E7" w:rsidP="005B6904">
            <w:pPr>
              <w:ind w:right="-1"/>
              <w:jc w:val="center"/>
            </w:pPr>
            <w:r>
              <w:t>Нет</w:t>
            </w:r>
          </w:p>
        </w:tc>
      </w:tr>
    </w:tbl>
    <w:p w:rsidR="008A63E7" w:rsidRPr="00C72846" w:rsidRDefault="008A63E7" w:rsidP="00C72846"/>
    <w:p w:rsidR="008E0FE1" w:rsidRDefault="002705AC" w:rsidP="00C72846">
      <w:pPr>
        <w:pStyle w:val="1"/>
        <w:numPr>
          <w:ilvl w:val="0"/>
          <w:numId w:val="36"/>
        </w:numPr>
        <w:ind w:left="567" w:hanging="567"/>
        <w:rPr>
          <w:rFonts w:ascii="Arial" w:hAnsi="Arial" w:cs="Arial"/>
          <w:sz w:val="28"/>
          <w:szCs w:val="28"/>
        </w:rPr>
      </w:pPr>
      <w:bookmarkStart w:id="37" w:name="_Toc498992305"/>
      <w:r w:rsidRPr="002416DD">
        <w:rPr>
          <w:rFonts w:ascii="Arial" w:hAnsi="Arial" w:cs="Arial"/>
          <w:sz w:val="28"/>
          <w:szCs w:val="28"/>
        </w:rPr>
        <w:t>Функциональные требования</w:t>
      </w:r>
      <w:bookmarkEnd w:id="37"/>
      <w:ins w:id="38" w:author="RePack by SPecialiST" w:date="2017-10-25T01:33:00Z">
        <w:r w:rsidR="00B70C38">
          <w:rPr>
            <w:rFonts w:ascii="Arial" w:hAnsi="Arial" w:cs="Arial"/>
            <w:sz w:val="28"/>
            <w:szCs w:val="28"/>
          </w:rPr>
          <w:t xml:space="preserve"> </w:t>
        </w:r>
      </w:ins>
    </w:p>
    <w:p w:rsidR="003C2237" w:rsidRDefault="003C2237" w:rsidP="00916C81">
      <w:pPr>
        <w:ind w:firstLine="708"/>
      </w:pPr>
    </w:p>
    <w:p w:rsidR="00916C81" w:rsidRDefault="00916C81" w:rsidP="00916C81">
      <w:pPr>
        <w:ind w:firstLine="708"/>
      </w:pPr>
      <w:r>
        <w:t>Система должна позволять студенту:</w:t>
      </w:r>
    </w:p>
    <w:p w:rsidR="00916C81" w:rsidRPr="000B3FD0" w:rsidRDefault="00793A58" w:rsidP="00916C81">
      <w:pPr>
        <w:numPr>
          <w:ilvl w:val="0"/>
          <w:numId w:val="9"/>
        </w:numPr>
      </w:pPr>
      <w:r>
        <w:lastRenderedPageBreak/>
        <w:t xml:space="preserve">Просматривать </w:t>
      </w:r>
      <w:r w:rsidRPr="000B3FD0">
        <w:t xml:space="preserve">информацию </w:t>
      </w:r>
      <w:r w:rsidR="00804E33" w:rsidRPr="000B3FD0">
        <w:t>о</w:t>
      </w:r>
      <w:r w:rsidR="00916C81" w:rsidRPr="000B3FD0">
        <w:t xml:space="preserve"> </w:t>
      </w:r>
      <w:r w:rsidR="000B3FD0" w:rsidRPr="000B3FD0">
        <w:t>базах практик</w:t>
      </w:r>
      <w:r w:rsidR="00916C81" w:rsidRPr="000B3FD0">
        <w:t>;</w:t>
      </w:r>
    </w:p>
    <w:p w:rsidR="002E5FD6" w:rsidRPr="000B3FD0" w:rsidRDefault="002E5FD6" w:rsidP="00916C81">
      <w:pPr>
        <w:numPr>
          <w:ilvl w:val="0"/>
          <w:numId w:val="9"/>
        </w:numPr>
      </w:pPr>
      <w:r w:rsidRPr="000B3FD0">
        <w:t xml:space="preserve">Просматривать </w:t>
      </w:r>
      <w:r w:rsidR="00871D09">
        <w:t xml:space="preserve">информационную </w:t>
      </w:r>
      <w:r w:rsidRPr="000B3FD0">
        <w:t>справку</w:t>
      </w:r>
      <w:r w:rsidR="00242E6A" w:rsidRPr="000B3FD0">
        <w:t xml:space="preserve"> для студентов</w:t>
      </w:r>
      <w:r w:rsidRPr="000B3FD0">
        <w:t>;</w:t>
      </w:r>
    </w:p>
    <w:p w:rsidR="00916C81" w:rsidRDefault="00916C81" w:rsidP="00916C81">
      <w:pPr>
        <w:numPr>
          <w:ilvl w:val="0"/>
          <w:numId w:val="9"/>
        </w:numPr>
      </w:pPr>
      <w:r w:rsidRPr="000B3FD0">
        <w:t>Просматривать информ</w:t>
      </w:r>
      <w:r w:rsidR="00793A58" w:rsidRPr="000B3FD0">
        <w:t>ацию о</w:t>
      </w:r>
      <w:r w:rsidRPr="000B3FD0">
        <w:t xml:space="preserve"> вакансиях;</w:t>
      </w:r>
    </w:p>
    <w:p w:rsidR="003C2237" w:rsidRDefault="003C2237" w:rsidP="00916C81">
      <w:pPr>
        <w:numPr>
          <w:ilvl w:val="0"/>
          <w:numId w:val="9"/>
        </w:numPr>
      </w:pPr>
      <w:r>
        <w:t>Авторизироваться в системе;</w:t>
      </w:r>
    </w:p>
    <w:p w:rsidR="00062B9A" w:rsidRDefault="00062B9A" w:rsidP="00916C81">
      <w:pPr>
        <w:numPr>
          <w:ilvl w:val="0"/>
          <w:numId w:val="9"/>
        </w:numPr>
      </w:pPr>
      <w:r>
        <w:t>Добавлять дополнительные данные (практические навыки) в личном кабинете</w:t>
      </w:r>
      <w:r w:rsidR="00871D09">
        <w:t>;</w:t>
      </w:r>
    </w:p>
    <w:p w:rsidR="00871D09" w:rsidRDefault="00871D09" w:rsidP="00916C81">
      <w:pPr>
        <w:numPr>
          <w:ilvl w:val="0"/>
          <w:numId w:val="9"/>
        </w:numPr>
      </w:pPr>
      <w:r>
        <w:t>Отправить резюме базам практик;</w:t>
      </w:r>
    </w:p>
    <w:p w:rsidR="00BD1281" w:rsidRPr="000B3FD0" w:rsidRDefault="00BD1281" w:rsidP="00916C81">
      <w:pPr>
        <w:numPr>
          <w:ilvl w:val="0"/>
          <w:numId w:val="9"/>
        </w:numPr>
      </w:pPr>
      <w:r>
        <w:t>Подтверждать/Отклонять приглашение от баз практик на прохождение практики</w:t>
      </w:r>
      <w:r w:rsidRPr="00BD1281">
        <w:t xml:space="preserve"> </w:t>
      </w:r>
      <w:r>
        <w:t>у данного предприятия;</w:t>
      </w:r>
    </w:p>
    <w:p w:rsidR="00AA76BD" w:rsidRPr="000B3FD0" w:rsidRDefault="00AA76BD" w:rsidP="00860766">
      <w:pPr>
        <w:ind w:firstLine="708"/>
      </w:pPr>
    </w:p>
    <w:p w:rsidR="00860766" w:rsidRPr="000B3FD0" w:rsidRDefault="00860766" w:rsidP="00860766">
      <w:pPr>
        <w:ind w:firstLine="708"/>
      </w:pPr>
      <w:r w:rsidRPr="000B3FD0">
        <w:t xml:space="preserve">Система должна позволять </w:t>
      </w:r>
      <w:r w:rsidR="006B7D43">
        <w:t>базам практик</w:t>
      </w:r>
      <w:r w:rsidRPr="000B3FD0">
        <w:t>:</w:t>
      </w:r>
    </w:p>
    <w:p w:rsidR="00860766" w:rsidRPr="000B3FD0" w:rsidRDefault="00860766" w:rsidP="00860766">
      <w:pPr>
        <w:numPr>
          <w:ilvl w:val="0"/>
          <w:numId w:val="9"/>
        </w:numPr>
      </w:pPr>
      <w:r w:rsidRPr="000B3FD0">
        <w:t xml:space="preserve">Просматривать информацию </w:t>
      </w:r>
      <w:r w:rsidR="006B7D43" w:rsidRPr="000B3FD0">
        <w:t>о</w:t>
      </w:r>
      <w:r w:rsidRPr="000B3FD0">
        <w:t xml:space="preserve"> </w:t>
      </w:r>
      <w:r w:rsidR="00871D09">
        <w:t>базах практик</w:t>
      </w:r>
      <w:r w:rsidRPr="000B3FD0">
        <w:t>;</w:t>
      </w:r>
    </w:p>
    <w:p w:rsidR="00860766" w:rsidRPr="000B3FD0" w:rsidRDefault="00860766" w:rsidP="00860766">
      <w:pPr>
        <w:numPr>
          <w:ilvl w:val="0"/>
          <w:numId w:val="9"/>
        </w:numPr>
      </w:pPr>
      <w:r w:rsidRPr="000B3FD0">
        <w:t xml:space="preserve">Просматривать </w:t>
      </w:r>
      <w:r w:rsidR="00871D09">
        <w:t>информационную</w:t>
      </w:r>
      <w:r w:rsidR="00871D09" w:rsidRPr="000B3FD0">
        <w:t xml:space="preserve"> </w:t>
      </w:r>
      <w:r w:rsidRPr="000B3FD0">
        <w:t xml:space="preserve">справку для </w:t>
      </w:r>
      <w:r w:rsidR="006B7D43">
        <w:t>баз практик</w:t>
      </w:r>
      <w:r w:rsidRPr="000B3FD0">
        <w:t>;</w:t>
      </w:r>
    </w:p>
    <w:p w:rsidR="00860766" w:rsidRDefault="00860766" w:rsidP="00860766">
      <w:pPr>
        <w:numPr>
          <w:ilvl w:val="0"/>
          <w:numId w:val="9"/>
        </w:numPr>
      </w:pPr>
      <w:r w:rsidRPr="000B3FD0">
        <w:t>Просматривать информацию о вакансиях;</w:t>
      </w:r>
    </w:p>
    <w:p w:rsidR="00871D09" w:rsidRDefault="00871D09" w:rsidP="00860766">
      <w:pPr>
        <w:numPr>
          <w:ilvl w:val="0"/>
          <w:numId w:val="9"/>
        </w:numPr>
      </w:pPr>
      <w:r>
        <w:t>Просматривать резюме студента;</w:t>
      </w:r>
    </w:p>
    <w:p w:rsidR="00871D09" w:rsidRDefault="00871D09" w:rsidP="00860766">
      <w:pPr>
        <w:numPr>
          <w:ilvl w:val="0"/>
          <w:numId w:val="9"/>
        </w:numPr>
      </w:pPr>
      <w:r>
        <w:t>Принимать</w:t>
      </w:r>
      <w:r w:rsidR="0074256C">
        <w:t>/Отклонять</w:t>
      </w:r>
      <w:r>
        <w:t xml:space="preserve"> заявку студента для прохождения практики у данного предприятия;</w:t>
      </w:r>
    </w:p>
    <w:p w:rsidR="00871D09" w:rsidRDefault="00871D09" w:rsidP="00860766">
      <w:pPr>
        <w:numPr>
          <w:ilvl w:val="0"/>
          <w:numId w:val="9"/>
        </w:numPr>
      </w:pPr>
      <w:r>
        <w:t xml:space="preserve">Добавлять </w:t>
      </w:r>
      <w:r w:rsidR="00C72846">
        <w:t xml:space="preserve">и изменять список </w:t>
      </w:r>
      <w:r>
        <w:t>вакансии</w:t>
      </w:r>
      <w:r w:rsidR="00C72846">
        <w:t xml:space="preserve"> по данному предприятию</w:t>
      </w:r>
      <w:r>
        <w:t>;</w:t>
      </w:r>
    </w:p>
    <w:p w:rsidR="00C72846" w:rsidRDefault="00C72846" w:rsidP="00C72846">
      <w:pPr>
        <w:numPr>
          <w:ilvl w:val="0"/>
          <w:numId w:val="9"/>
        </w:numPr>
      </w:pPr>
      <w:r>
        <w:t>Указывать в информации необходимые требования к студентам для прохождения практики;</w:t>
      </w:r>
    </w:p>
    <w:p w:rsidR="00AA76BD" w:rsidRPr="000B3FD0" w:rsidRDefault="00AA76BD" w:rsidP="00871D09"/>
    <w:p w:rsidR="00916C81" w:rsidRPr="000B3FD0" w:rsidRDefault="00916C81" w:rsidP="00916C81">
      <w:pPr>
        <w:ind w:firstLine="708"/>
      </w:pPr>
      <w:r w:rsidRPr="000B3FD0">
        <w:t xml:space="preserve">Система должна позволять </w:t>
      </w:r>
      <w:r w:rsidR="002E5FD6" w:rsidRPr="000B3FD0">
        <w:t>администратору</w:t>
      </w:r>
      <w:r w:rsidRPr="000B3FD0">
        <w:t>:</w:t>
      </w:r>
    </w:p>
    <w:p w:rsidR="00916C81" w:rsidRDefault="00916C81" w:rsidP="00916C81">
      <w:pPr>
        <w:numPr>
          <w:ilvl w:val="0"/>
          <w:numId w:val="10"/>
        </w:numPr>
      </w:pPr>
      <w:r w:rsidRPr="000B3FD0">
        <w:t>Доб</w:t>
      </w:r>
      <w:r w:rsidR="002E5FD6" w:rsidRPr="000B3FD0">
        <w:t xml:space="preserve">авлять и изменять информацию </w:t>
      </w:r>
      <w:r w:rsidR="00804E33" w:rsidRPr="000B3FD0">
        <w:t xml:space="preserve">о </w:t>
      </w:r>
      <w:r w:rsidR="000B3FD0" w:rsidRPr="000B3FD0">
        <w:t>базах практик</w:t>
      </w:r>
      <w:r w:rsidRPr="000B3FD0">
        <w:t>;</w:t>
      </w:r>
    </w:p>
    <w:p w:rsidR="00C72846" w:rsidRPr="000B3FD0" w:rsidRDefault="00C72846" w:rsidP="00916C81">
      <w:pPr>
        <w:numPr>
          <w:ilvl w:val="0"/>
          <w:numId w:val="10"/>
        </w:numPr>
      </w:pPr>
      <w:r>
        <w:t>Регистрировать базы практик в системе;</w:t>
      </w:r>
    </w:p>
    <w:p w:rsidR="00916C81" w:rsidRDefault="00916C81" w:rsidP="00916C81">
      <w:pPr>
        <w:numPr>
          <w:ilvl w:val="0"/>
          <w:numId w:val="10"/>
        </w:numPr>
        <w:rPr>
          <w:ins w:id="39" w:author="Останкова Анастасия Игоревна" w:date="2017-11-14T18:11:00Z"/>
        </w:rPr>
      </w:pPr>
      <w:r>
        <w:t>Добавлять и изменять список вакансий;</w:t>
      </w:r>
    </w:p>
    <w:p w:rsidR="00871D09" w:rsidRDefault="00871D09" w:rsidP="00C72846">
      <w:pPr>
        <w:ind w:left="1428"/>
      </w:pPr>
    </w:p>
    <w:p w:rsidR="00916C81" w:rsidRDefault="00916C81" w:rsidP="00916C81">
      <w:pPr>
        <w:ind w:firstLine="708"/>
      </w:pPr>
      <w:r>
        <w:t>Система должна позволять руководителю группы:</w:t>
      </w:r>
    </w:p>
    <w:p w:rsidR="008E0FE1" w:rsidRDefault="003C2237">
      <w:pPr>
        <w:numPr>
          <w:ilvl w:val="0"/>
          <w:numId w:val="9"/>
        </w:numPr>
      </w:pPr>
      <w:r>
        <w:t>Авторизироваться в системе;</w:t>
      </w:r>
    </w:p>
    <w:p w:rsidR="00916C81" w:rsidRDefault="00916C81" w:rsidP="00916C81">
      <w:pPr>
        <w:numPr>
          <w:ilvl w:val="0"/>
          <w:numId w:val="11"/>
        </w:numPr>
      </w:pPr>
      <w:r>
        <w:t>Просматривать информацию о студентах;</w:t>
      </w:r>
    </w:p>
    <w:p w:rsidR="00860766" w:rsidRPr="00860766" w:rsidRDefault="00860766" w:rsidP="00860766">
      <w:pPr>
        <w:numPr>
          <w:ilvl w:val="0"/>
          <w:numId w:val="11"/>
        </w:numPr>
      </w:pPr>
      <w:r>
        <w:t>Просматривать информацию о вакансиях;</w:t>
      </w:r>
    </w:p>
    <w:p w:rsidR="00916C81" w:rsidRDefault="00916C81" w:rsidP="00916C81">
      <w:pPr>
        <w:numPr>
          <w:ilvl w:val="0"/>
          <w:numId w:val="11"/>
        </w:numPr>
      </w:pPr>
      <w:r>
        <w:t xml:space="preserve">Распечатывать таблицу с записями </w:t>
      </w:r>
      <w:r w:rsidR="00690AFB">
        <w:t>по каждой отведенной ему группе;</w:t>
      </w:r>
    </w:p>
    <w:p w:rsidR="00690AFB" w:rsidRDefault="00690AFB" w:rsidP="00916C81">
      <w:pPr>
        <w:numPr>
          <w:ilvl w:val="0"/>
          <w:numId w:val="11"/>
        </w:numPr>
      </w:pPr>
      <w:r>
        <w:t xml:space="preserve">Просматривать информацию </w:t>
      </w:r>
      <w:r w:rsidR="0074256C" w:rsidRPr="000B3FD0">
        <w:t>о базах практик</w:t>
      </w:r>
      <w:r w:rsidR="0074256C">
        <w:t>;</w:t>
      </w:r>
    </w:p>
    <w:p w:rsidR="00062B9A" w:rsidRDefault="00062B9A" w:rsidP="00062B9A">
      <w:pPr>
        <w:numPr>
          <w:ilvl w:val="0"/>
          <w:numId w:val="11"/>
        </w:numPr>
      </w:pPr>
      <w:r>
        <w:t>Добавлять дополнительные данные (прочие контактные данные) в личном кабинете;</w:t>
      </w:r>
    </w:p>
    <w:p w:rsidR="00A62A4F" w:rsidRDefault="00930F35" w:rsidP="00A62A4F">
      <w:pPr>
        <w:keepNext/>
      </w:pPr>
      <w:r>
        <w:rPr>
          <w:noProof/>
        </w:rPr>
        <w:lastRenderedPageBreak/>
        <w:drawing>
          <wp:inline distT="0" distB="0" distL="0" distR="0">
            <wp:extent cx="6120130" cy="383115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81" w:rsidRPr="00C92600" w:rsidRDefault="00A62A4F" w:rsidP="00A62A4F">
      <w:pPr>
        <w:pStyle w:val="aff3"/>
        <w:rPr>
          <w:sz w:val="24"/>
        </w:rPr>
      </w:pPr>
      <w:r>
        <w:t xml:space="preserve">Рисунок </w:t>
      </w:r>
      <w:r w:rsidR="00454BA0">
        <w:fldChar w:fldCharType="begin"/>
      </w:r>
      <w:r w:rsidR="00F54EE2">
        <w:instrText xml:space="preserve"> SEQ Рисунок \* ARABIC </w:instrText>
      </w:r>
      <w:r w:rsidR="00454BA0">
        <w:fldChar w:fldCharType="separate"/>
      </w:r>
      <w:r w:rsidR="004D6DFF">
        <w:rPr>
          <w:noProof/>
        </w:rPr>
        <w:t>2</w:t>
      </w:r>
      <w:r w:rsidR="00454BA0">
        <w:rPr>
          <w:noProof/>
        </w:rPr>
        <w:fldChar w:fldCharType="end"/>
      </w:r>
      <w:r>
        <w:t xml:space="preserve"> Диаграмма вариантов использования </w:t>
      </w:r>
      <w:r w:rsidR="00C92600">
        <w:t xml:space="preserve">системы </w:t>
      </w:r>
      <w:r w:rsidR="007B4C30">
        <w:t>автоматизации практик.</w:t>
      </w:r>
    </w:p>
    <w:p w:rsidR="00E50C1D" w:rsidRDefault="002705AC" w:rsidP="00C72846">
      <w:pPr>
        <w:pStyle w:val="1"/>
        <w:numPr>
          <w:ilvl w:val="0"/>
          <w:numId w:val="36"/>
        </w:numPr>
        <w:rPr>
          <w:rFonts w:ascii="Arial" w:hAnsi="Arial" w:cs="Arial"/>
          <w:sz w:val="28"/>
          <w:szCs w:val="28"/>
        </w:rPr>
      </w:pPr>
      <w:bookmarkStart w:id="40" w:name="_Toc498992306"/>
      <w:r w:rsidRPr="00E50C1D">
        <w:rPr>
          <w:rFonts w:ascii="Arial" w:hAnsi="Arial" w:cs="Arial"/>
          <w:sz w:val="28"/>
          <w:szCs w:val="28"/>
        </w:rPr>
        <w:t>Требования к интерфейсу</w:t>
      </w:r>
      <w:bookmarkEnd w:id="40"/>
    </w:p>
    <w:p w:rsidR="00C6090A" w:rsidRDefault="00C6090A" w:rsidP="00E50C1D"/>
    <w:p w:rsidR="00E50C1D" w:rsidRDefault="00E50C1D" w:rsidP="00E50C1D">
      <w:r>
        <w:t>Интерфейс должен отвечать требованиям:</w:t>
      </w:r>
    </w:p>
    <w:p w:rsidR="00E50C1D" w:rsidRDefault="00E50C1D" w:rsidP="00C6090A">
      <w:pPr>
        <w:pStyle w:val="af2"/>
        <w:numPr>
          <w:ilvl w:val="0"/>
          <w:numId w:val="38"/>
        </w:numPr>
      </w:pPr>
      <w:r>
        <w:t>Содержать иконки с интуитивно понятным назначением;</w:t>
      </w:r>
    </w:p>
    <w:p w:rsidR="00E50C1D" w:rsidRPr="00E50C1D" w:rsidRDefault="00E50C1D" w:rsidP="00E50C1D">
      <w:pPr>
        <w:pStyle w:val="af2"/>
        <w:numPr>
          <w:ilvl w:val="0"/>
          <w:numId w:val="38"/>
        </w:numPr>
      </w:pPr>
      <w:r>
        <w:t>Цвета должны быть яркими, но не отталкивающими;</w:t>
      </w:r>
    </w:p>
    <w:p w:rsidR="00E4630A" w:rsidRDefault="002705AC" w:rsidP="00E4630A">
      <w:pPr>
        <w:pStyle w:val="1"/>
        <w:numPr>
          <w:ilvl w:val="0"/>
          <w:numId w:val="36"/>
        </w:numPr>
        <w:rPr>
          <w:rFonts w:ascii="Arial" w:hAnsi="Arial" w:cs="Arial"/>
          <w:sz w:val="28"/>
          <w:szCs w:val="28"/>
        </w:rPr>
      </w:pPr>
      <w:bookmarkStart w:id="41" w:name="_Toc498992307"/>
      <w:r w:rsidRPr="002416DD">
        <w:rPr>
          <w:rFonts w:ascii="Arial" w:hAnsi="Arial" w:cs="Arial"/>
          <w:sz w:val="28"/>
          <w:szCs w:val="28"/>
        </w:rPr>
        <w:t>Проект</w:t>
      </w:r>
      <w:bookmarkEnd w:id="41"/>
    </w:p>
    <w:p w:rsidR="00E4630A" w:rsidRPr="00E50C1D" w:rsidRDefault="00E4630A" w:rsidP="009F4E7E">
      <w:pPr>
        <w:pStyle w:val="af2"/>
        <w:numPr>
          <w:ilvl w:val="1"/>
          <w:numId w:val="36"/>
        </w:numPr>
        <w:ind w:left="0" w:firstLine="0"/>
        <w:rPr>
          <w:rFonts w:ascii="Arial" w:hAnsi="Arial" w:cs="Arial"/>
          <w:b/>
          <w:sz w:val="28"/>
        </w:rPr>
      </w:pPr>
      <w:r w:rsidRPr="00E50C1D">
        <w:rPr>
          <w:rFonts w:ascii="Arial" w:hAnsi="Arial" w:cs="Arial"/>
          <w:b/>
          <w:sz w:val="28"/>
        </w:rPr>
        <w:t>Проект интерфейса</w:t>
      </w:r>
    </w:p>
    <w:p w:rsidR="00E653D8" w:rsidRDefault="00E653D8" w:rsidP="00C6090A">
      <w:pPr>
        <w:pStyle w:val="af2"/>
        <w:ind w:left="0"/>
      </w:pPr>
    </w:p>
    <w:p w:rsidR="00E653D8" w:rsidRDefault="00E653D8" w:rsidP="00C6090A">
      <w:pPr>
        <w:pStyle w:val="af2"/>
        <w:ind w:left="0" w:firstLine="708"/>
      </w:pPr>
      <w:r>
        <w:t>При входе в систему требуется ввести учетные данные ДВФУ</w:t>
      </w:r>
      <w:r w:rsidR="00BF383F">
        <w:t xml:space="preserve"> </w:t>
      </w:r>
      <w:r>
        <w:t>(логин, пароль)</w:t>
      </w:r>
      <w:r w:rsidR="00B6611E" w:rsidRPr="00B6611E">
        <w:t xml:space="preserve"> </w:t>
      </w:r>
      <w:r w:rsidR="00BF383F">
        <w:t>(Рисунок 3)</w:t>
      </w:r>
      <w:r w:rsidR="00C6090A">
        <w:t xml:space="preserve">, </w:t>
      </w:r>
      <w:r>
        <w:t xml:space="preserve">также откроется форма дополнительной информации(Рисунок </w:t>
      </w:r>
      <w:r w:rsidR="00BF383F">
        <w:t>4</w:t>
      </w:r>
      <w:r w:rsidR="00BD1281">
        <w:t>)</w:t>
      </w:r>
      <w:r>
        <w:t>.</w:t>
      </w:r>
    </w:p>
    <w:p w:rsidR="00E653D8" w:rsidRDefault="00E653D8" w:rsidP="00C6090A">
      <w:pPr>
        <w:pStyle w:val="af2"/>
        <w:ind w:left="0" w:firstLine="708"/>
      </w:pPr>
      <w:r>
        <w:t xml:space="preserve">После входа в систему, вместо кнопки «Вход», появится </w:t>
      </w:r>
      <w:r w:rsidR="00B37842">
        <w:t>выпадающий список</w:t>
      </w:r>
      <w:r>
        <w:t xml:space="preserve"> «</w:t>
      </w:r>
      <w:r w:rsidR="00B37842">
        <w:t>Меню</w:t>
      </w:r>
      <w:r>
        <w:t>»</w:t>
      </w:r>
      <w:r w:rsidR="00B37842">
        <w:t>.</w:t>
      </w:r>
    </w:p>
    <w:p w:rsidR="00BF383F" w:rsidRDefault="00BF383F" w:rsidP="00E653D8">
      <w:pPr>
        <w:pStyle w:val="af2"/>
        <w:keepNext/>
        <w:ind w:left="360"/>
      </w:pPr>
    </w:p>
    <w:p w:rsidR="00BF383F" w:rsidRDefault="00BF383F" w:rsidP="00BF383F">
      <w:pPr>
        <w:pStyle w:val="af2"/>
        <w:keepNext/>
        <w:ind w:left="360"/>
      </w:pPr>
      <w:r>
        <w:rPr>
          <w:noProof/>
        </w:rPr>
        <w:drawing>
          <wp:inline distT="0" distB="0" distL="0" distR="0">
            <wp:extent cx="2715895" cy="3564479"/>
            <wp:effectExtent l="19050" t="0" r="8255" b="0"/>
            <wp:docPr id="146" name="Рисунок 146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Вход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365" cy="358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83F" w:rsidRDefault="00BF383F" w:rsidP="00BF383F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3</w:t>
        </w:r>
      </w:fldSimple>
      <w:r>
        <w:t xml:space="preserve"> Форма входа в систему</w:t>
      </w:r>
    </w:p>
    <w:p w:rsidR="00BF383F" w:rsidRDefault="00BF383F" w:rsidP="00E653D8">
      <w:pPr>
        <w:pStyle w:val="af2"/>
        <w:keepNext/>
        <w:ind w:left="360"/>
      </w:pPr>
    </w:p>
    <w:p w:rsidR="00E653D8" w:rsidRDefault="00E653D8" w:rsidP="00E653D8">
      <w:pPr>
        <w:pStyle w:val="af2"/>
        <w:keepNext/>
        <w:ind w:left="360"/>
      </w:pPr>
      <w:r>
        <w:rPr>
          <w:noProof/>
        </w:rPr>
        <w:drawing>
          <wp:inline distT="0" distB="0" distL="0" distR="0">
            <wp:extent cx="2715895" cy="3602990"/>
            <wp:effectExtent l="19050" t="0" r="8255" b="0"/>
            <wp:docPr id="16" name="Рисунок 140" descr="Личный кабинет - Студ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Личный кабинет - Студент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3D8" w:rsidRDefault="00E653D8" w:rsidP="00E653D8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4</w:t>
        </w:r>
      </w:fldSimple>
      <w:r>
        <w:t xml:space="preserve"> Форма ввода дополнительной информации о студенте</w:t>
      </w:r>
    </w:p>
    <w:p w:rsidR="00E4630A" w:rsidRDefault="00E4630A" w:rsidP="00E4630A">
      <w:pPr>
        <w:ind w:left="792"/>
      </w:pPr>
    </w:p>
    <w:p w:rsidR="006230FD" w:rsidRDefault="00C575CA" w:rsidP="00505D2E">
      <w:pPr>
        <w:ind w:firstLine="708"/>
      </w:pPr>
      <w:r>
        <w:t xml:space="preserve">На рисунке </w:t>
      </w:r>
      <w:r w:rsidR="00BC3797">
        <w:t>5</w:t>
      </w:r>
      <w:r w:rsidR="004D6DFF">
        <w:t xml:space="preserve">, 6 </w:t>
      </w:r>
      <w:r>
        <w:t>показан дизайн главной страницы для роли пользователя</w:t>
      </w:r>
      <w:r w:rsidR="003921B4">
        <w:t xml:space="preserve"> -</w:t>
      </w:r>
      <w:r>
        <w:t xml:space="preserve"> студент</w:t>
      </w:r>
      <w:r w:rsidR="006230FD">
        <w:t>.</w:t>
      </w:r>
    </w:p>
    <w:p w:rsidR="006230FD" w:rsidRDefault="006230FD" w:rsidP="00E4630A">
      <w:r>
        <w:t>Для удобства пользователя на странице расположена таблица с вакансиями, перейдя по кнопке «</w:t>
      </w:r>
      <w:r w:rsidR="00505D2E">
        <w:t>Перейти</w:t>
      </w:r>
      <w:r>
        <w:t xml:space="preserve">» </w:t>
      </w:r>
      <w:r w:rsidR="00505D2E">
        <w:t xml:space="preserve"> пользователь п</w:t>
      </w:r>
      <w:r w:rsidR="003921B4">
        <w:t>опаде</w:t>
      </w:r>
      <w:r w:rsidR="00505D2E">
        <w:t>т на страницу, где более подробно написано о</w:t>
      </w:r>
      <w:r w:rsidR="003921B4">
        <w:t>б</w:t>
      </w:r>
      <w:r w:rsidR="00505D2E">
        <w:t xml:space="preserve"> особенностях и требованиях вакансии (Рисунок </w:t>
      </w:r>
      <w:r w:rsidR="004D6DFF">
        <w:t>7</w:t>
      </w:r>
      <w:r w:rsidR="00505D2E">
        <w:t xml:space="preserve">), а также где у </w:t>
      </w:r>
      <w:r w:rsidR="003921B4">
        <w:t>него</w:t>
      </w:r>
      <w:r w:rsidR="00505D2E">
        <w:t xml:space="preserve"> </w:t>
      </w:r>
      <w:r w:rsidR="003921B4">
        <w:t>появится</w:t>
      </w:r>
      <w:r w:rsidR="00505D2E">
        <w:t xml:space="preserve"> возможность отправить резюме работодателю.</w:t>
      </w:r>
      <w:r w:rsidR="00C964A0">
        <w:t xml:space="preserve"> Если база практики приняла заявку, то студент снова должен окончательно принять или отклонить приглашение (Рисунок </w:t>
      </w:r>
      <w:r w:rsidR="004D6DFF">
        <w:t>8</w:t>
      </w:r>
      <w:r w:rsidR="00C964A0">
        <w:t xml:space="preserve">). Если база практики отклонила заявку, то на странице будет отображаться «Ваша заявка отклонена» (Рисунок </w:t>
      </w:r>
      <w:r w:rsidR="004D6DFF">
        <w:t>9</w:t>
      </w:r>
      <w:r w:rsidR="00C964A0">
        <w:t>).</w:t>
      </w:r>
    </w:p>
    <w:p w:rsidR="00EA1023" w:rsidRDefault="00C575CA" w:rsidP="00EA1023">
      <w:pPr>
        <w:keepNext/>
      </w:pPr>
      <w:r>
        <w:rPr>
          <w:noProof/>
        </w:rPr>
        <w:lastRenderedPageBreak/>
        <w:drawing>
          <wp:inline distT="0" distB="0" distL="0" distR="0">
            <wp:extent cx="2896231" cy="3819525"/>
            <wp:effectExtent l="19050" t="0" r="0" b="0"/>
            <wp:docPr id="98" name="Рисунок 98" descr="Список вакан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Список вакансий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25" cy="38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23" w:rsidRDefault="00EA1023" w:rsidP="00EA1023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5</w:t>
        </w:r>
      </w:fldSimple>
      <w:r>
        <w:t xml:space="preserve"> Список вакансий до входа в систему</w:t>
      </w:r>
    </w:p>
    <w:p w:rsidR="00E76784" w:rsidRPr="00E76784" w:rsidRDefault="00E76784" w:rsidP="00E76784"/>
    <w:p w:rsidR="00337A1D" w:rsidRDefault="0074256C" w:rsidP="00337A1D">
      <w:pPr>
        <w:keepNext/>
      </w:pPr>
      <w:r>
        <w:pict>
          <v:shape id="_x0000_i1025" type="#_x0000_t75" style="width:228.75pt;height:303pt">
            <v:imagedata r:id="rId15" o:title="Студент - Список вакансий_preview"/>
          </v:shape>
        </w:pict>
      </w:r>
    </w:p>
    <w:p w:rsidR="00C575CA" w:rsidRDefault="00337A1D" w:rsidP="00337A1D">
      <w:pPr>
        <w:pStyle w:val="aff3"/>
      </w:pPr>
      <w:r>
        <w:t xml:space="preserve">Рисунок </w:t>
      </w:r>
      <w:r w:rsidR="00B37842">
        <w:t>6</w:t>
      </w:r>
      <w:r>
        <w:t xml:space="preserve"> Список вакансий</w:t>
      </w:r>
      <w:r w:rsidR="00B37842">
        <w:t xml:space="preserve"> после входа в систему</w:t>
      </w:r>
    </w:p>
    <w:p w:rsidR="00C575CA" w:rsidRDefault="00C575CA" w:rsidP="00E4630A"/>
    <w:p w:rsidR="00505D2E" w:rsidRDefault="00505D2E" w:rsidP="00505D2E">
      <w:pPr>
        <w:keepNext/>
      </w:pPr>
      <w:r>
        <w:rPr>
          <w:noProof/>
        </w:rPr>
        <w:lastRenderedPageBreak/>
        <w:drawing>
          <wp:inline distT="0" distB="0" distL="0" distR="0">
            <wp:extent cx="2908918" cy="3838575"/>
            <wp:effectExtent l="19050" t="0" r="5732" b="0"/>
            <wp:docPr id="8" name="Рисунок 56" descr="C:\Users\Останкова Настя\AppData\Local\Microsoft\Windows\INetCache\Content.Word\Подробная информация о ваканс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Останкова Настя\AppData\Local\Microsoft\Windows\INetCache\Content.Word\Подробная информация о вакансии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66" cy="386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EB" w:rsidRDefault="00505D2E" w:rsidP="00F27436">
      <w:pPr>
        <w:pStyle w:val="aff3"/>
      </w:pPr>
      <w:r>
        <w:t xml:space="preserve">Рисунок </w:t>
      </w:r>
      <w:r w:rsidR="004D6DFF">
        <w:t>7</w:t>
      </w:r>
      <w:r>
        <w:t xml:space="preserve"> Страница с подробной информацией о вакансии</w:t>
      </w:r>
    </w:p>
    <w:p w:rsidR="00E653D8" w:rsidRDefault="00E653D8" w:rsidP="002234EB"/>
    <w:p w:rsidR="00C964A0" w:rsidRDefault="00C964A0" w:rsidP="002234EB"/>
    <w:p w:rsidR="00C964A0" w:rsidRDefault="0074256C" w:rsidP="00C964A0">
      <w:pPr>
        <w:keepNext/>
      </w:pPr>
      <w:r>
        <w:pict>
          <v:shape id="_x0000_i1026" type="#_x0000_t75" style="width:231pt;height:305.25pt">
            <v:imagedata r:id="rId17" o:title="Студент - подробная информация - пришлашение на практику_preview"/>
          </v:shape>
        </w:pict>
      </w:r>
    </w:p>
    <w:p w:rsidR="00C964A0" w:rsidRDefault="00C964A0" w:rsidP="00C964A0">
      <w:pPr>
        <w:pStyle w:val="aff3"/>
      </w:pPr>
      <w:r>
        <w:t xml:space="preserve">Рисунок </w:t>
      </w:r>
      <w:r w:rsidR="004D6DFF">
        <w:t>8</w:t>
      </w:r>
      <w:r>
        <w:t xml:space="preserve"> Страница с подробной информацией о вакансии с присланным приглашением от базы практики.</w:t>
      </w:r>
    </w:p>
    <w:p w:rsidR="00C964A0" w:rsidRDefault="00C964A0" w:rsidP="00C964A0"/>
    <w:p w:rsidR="00C964A0" w:rsidRDefault="0074256C" w:rsidP="00C964A0">
      <w:pPr>
        <w:keepNext/>
      </w:pPr>
      <w:r>
        <w:lastRenderedPageBreak/>
        <w:pict>
          <v:shape id="_x0000_i1027" type="#_x0000_t75" style="width:228pt;height:300.75pt">
            <v:imagedata r:id="rId18" o:title="Студент - подробная информация -отклонена_preview"/>
          </v:shape>
        </w:pict>
      </w:r>
    </w:p>
    <w:p w:rsidR="00C964A0" w:rsidRPr="00C964A0" w:rsidRDefault="00C964A0" w:rsidP="00C964A0">
      <w:pPr>
        <w:pStyle w:val="aff3"/>
      </w:pPr>
      <w:r>
        <w:t xml:space="preserve">Рисунок </w:t>
      </w:r>
      <w:r w:rsidR="004D6DFF">
        <w:t>9</w:t>
      </w:r>
      <w:r>
        <w:t xml:space="preserve"> </w:t>
      </w:r>
      <w:r w:rsidRPr="00025F25">
        <w:t xml:space="preserve">Страница с подробной информацией о вакансии </w:t>
      </w:r>
      <w:r>
        <w:t>с отклоненной базой практик заявкой.</w:t>
      </w:r>
    </w:p>
    <w:p w:rsidR="00C964A0" w:rsidRDefault="00EA1023" w:rsidP="002234EB">
      <w:r>
        <w:tab/>
      </w:r>
    </w:p>
    <w:p w:rsidR="00EA1023" w:rsidRDefault="00EA1023" w:rsidP="00C964A0">
      <w:pPr>
        <w:ind w:firstLine="708"/>
      </w:pPr>
      <w:r>
        <w:t xml:space="preserve">Студент может просмотреть статус заявок отправленных базам практик (Рисунок </w:t>
      </w:r>
      <w:r w:rsidR="004D6DFF">
        <w:t>10</w:t>
      </w:r>
      <w:r>
        <w:t>)</w:t>
      </w:r>
    </w:p>
    <w:p w:rsidR="00EA1023" w:rsidRDefault="0074256C" w:rsidP="00EA1023">
      <w:pPr>
        <w:keepNext/>
      </w:pPr>
      <w:r>
        <w:pict>
          <v:shape id="_x0000_i1028" type="#_x0000_t75" style="width:229.5pt;height:303.75pt">
            <v:imagedata r:id="rId19" o:title="Студент - статус заявок_preview"/>
          </v:shape>
        </w:pict>
      </w:r>
    </w:p>
    <w:p w:rsidR="00EA1023" w:rsidRDefault="00EA1023" w:rsidP="00EA1023">
      <w:pPr>
        <w:pStyle w:val="aff3"/>
      </w:pPr>
      <w:r>
        <w:t xml:space="preserve">Рисунок </w:t>
      </w:r>
      <w:r w:rsidR="004D6DFF">
        <w:t>10</w:t>
      </w:r>
      <w:r>
        <w:t xml:space="preserve"> Статус заявок</w:t>
      </w:r>
    </w:p>
    <w:p w:rsidR="00EA1023" w:rsidRDefault="00EA1023" w:rsidP="002234EB">
      <w:r>
        <w:t>.</w:t>
      </w:r>
    </w:p>
    <w:p w:rsidR="00EA1023" w:rsidRDefault="00EA1023" w:rsidP="002234EB"/>
    <w:p w:rsidR="00E653D8" w:rsidRDefault="00E653D8" w:rsidP="002234EB"/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2234EB" w:rsidRDefault="002234EB" w:rsidP="00C6090A">
      <w:pPr>
        <w:ind w:firstLine="708"/>
      </w:pPr>
      <w:r>
        <w:lastRenderedPageBreak/>
        <w:t xml:space="preserve">У </w:t>
      </w:r>
      <w:r w:rsidR="002F3275">
        <w:t xml:space="preserve">роли пользователя – администратор на главной странице (Рисунок </w:t>
      </w:r>
      <w:r w:rsidR="004D6DFF">
        <w:t>11</w:t>
      </w:r>
      <w:r w:rsidR="002F3275">
        <w:t xml:space="preserve">) представлены возможности по: добавлению (Рисунок </w:t>
      </w:r>
      <w:r w:rsidR="004D6DFF">
        <w:t>12</w:t>
      </w:r>
      <w:r w:rsidR="002F3275">
        <w:t xml:space="preserve">), (Рисунок </w:t>
      </w:r>
      <w:r w:rsidR="004D6DFF">
        <w:t>13</w:t>
      </w:r>
      <w:r w:rsidR="002F3275">
        <w:t xml:space="preserve">), изменению, удалению (Рисунок </w:t>
      </w:r>
      <w:r w:rsidR="00BC3797">
        <w:t>1</w:t>
      </w:r>
      <w:r w:rsidR="004D6DFF">
        <w:t>4</w:t>
      </w:r>
      <w:r w:rsidR="002F3275">
        <w:t>)</w:t>
      </w:r>
      <w:r w:rsidR="00F27436">
        <w:t>,</w:t>
      </w:r>
      <w:r w:rsidR="00F27436" w:rsidRPr="00F27436">
        <w:t xml:space="preserve"> </w:t>
      </w:r>
      <w:r w:rsidR="00F27436">
        <w:t xml:space="preserve">(Рисунок </w:t>
      </w:r>
      <w:r w:rsidR="00BC3797">
        <w:t>1</w:t>
      </w:r>
      <w:r w:rsidR="004D6DFF">
        <w:t>5</w:t>
      </w:r>
      <w:r w:rsidR="00F27436">
        <w:t xml:space="preserve">) </w:t>
      </w:r>
      <w:r w:rsidR="002F3275">
        <w:t xml:space="preserve"> баз практик и вакансий, </w:t>
      </w:r>
      <w:r w:rsidR="00C964A0">
        <w:t xml:space="preserve"> изменению срока прохождения практики (Рисунок </w:t>
      </w:r>
      <w:r w:rsidR="005E0D6A">
        <w:t>1</w:t>
      </w:r>
      <w:r w:rsidR="004D6DFF">
        <w:t>6</w:t>
      </w:r>
      <w:r w:rsidR="00C964A0">
        <w:t xml:space="preserve">), </w:t>
      </w:r>
      <w:r w:rsidR="002F3275">
        <w:t>а также по формированию таблицы со списком всех баз практик, вакансий и студентов предписанных к ним.</w:t>
      </w:r>
    </w:p>
    <w:p w:rsidR="002234EB" w:rsidRDefault="002234EB" w:rsidP="00E4630A"/>
    <w:p w:rsidR="002F3275" w:rsidRDefault="0074256C" w:rsidP="002F3275">
      <w:pPr>
        <w:keepNext/>
      </w:pPr>
      <w:r>
        <w:rPr>
          <w:noProof/>
        </w:rPr>
        <w:pict>
          <v:shape id="_x0000_i1029" type="#_x0000_t75" style="width:227.25pt;height:298.5pt">
            <v:imagedata r:id="rId20" o:title="Администратор - главная страница_preview"/>
          </v:shape>
        </w:pict>
      </w:r>
    </w:p>
    <w:p w:rsidR="00337A1D" w:rsidRDefault="002F3275" w:rsidP="002F3275">
      <w:pPr>
        <w:pStyle w:val="aff3"/>
      </w:pPr>
      <w:r>
        <w:t xml:space="preserve">Рисунок </w:t>
      </w:r>
      <w:r w:rsidR="004D6DFF">
        <w:t>11</w:t>
      </w:r>
      <w:r>
        <w:t xml:space="preserve"> Главная страница у роли пользователя </w:t>
      </w:r>
      <w:r w:rsidR="00F27436">
        <w:t>–</w:t>
      </w:r>
      <w:r>
        <w:t xml:space="preserve"> администратор</w:t>
      </w:r>
    </w:p>
    <w:p w:rsidR="00F27436" w:rsidRPr="00F27436" w:rsidRDefault="00F27436" w:rsidP="00F27436"/>
    <w:p w:rsidR="00F27436" w:rsidRDefault="00F27436" w:rsidP="00F27436">
      <w:pPr>
        <w:keepNext/>
      </w:pPr>
      <w:r>
        <w:rPr>
          <w:noProof/>
        </w:rPr>
        <w:drawing>
          <wp:inline distT="0" distB="0" distL="0" distR="0">
            <wp:extent cx="2857101" cy="3780165"/>
            <wp:effectExtent l="19050" t="0" r="399" b="0"/>
            <wp:docPr id="15" name="Рисунок 123" descr="Список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Список БП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27" cy="379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436" w:rsidRDefault="00F27436" w:rsidP="00F27436">
      <w:pPr>
        <w:pStyle w:val="aff3"/>
      </w:pPr>
      <w:r>
        <w:t xml:space="preserve">Рисунок </w:t>
      </w:r>
      <w:r w:rsidR="004D6DFF">
        <w:t>12</w:t>
      </w:r>
      <w:r>
        <w:t xml:space="preserve"> Таблица для изменения, удаления БП и вакансий</w:t>
      </w:r>
    </w:p>
    <w:p w:rsidR="00F27436" w:rsidRDefault="00F27436" w:rsidP="00681CD7">
      <w:pPr>
        <w:keepNext/>
      </w:pPr>
    </w:p>
    <w:p w:rsidR="00681CD7" w:rsidRDefault="002F3275" w:rsidP="00681CD7">
      <w:pPr>
        <w:keepNext/>
      </w:pPr>
      <w:r>
        <w:rPr>
          <w:noProof/>
        </w:rPr>
        <w:drawing>
          <wp:inline distT="0" distB="0" distL="0" distR="0">
            <wp:extent cx="2857500" cy="3774344"/>
            <wp:effectExtent l="19050" t="0" r="0" b="0"/>
            <wp:docPr id="127" name="Рисунок 127" descr="Форма - добавить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Форма - добавить БП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88" cy="37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CD7" w:rsidRDefault="00681CD7" w:rsidP="00681CD7">
      <w:pPr>
        <w:pStyle w:val="aff3"/>
      </w:pPr>
      <w:r>
        <w:t xml:space="preserve">Рисунок </w:t>
      </w:r>
      <w:r w:rsidR="004D6DFF">
        <w:t>13</w:t>
      </w:r>
      <w:r>
        <w:t xml:space="preserve"> Форма для добавления БП</w:t>
      </w:r>
    </w:p>
    <w:p w:rsidR="00F27436" w:rsidRPr="00F27436" w:rsidRDefault="00F27436" w:rsidP="00F27436"/>
    <w:p w:rsidR="00681CD7" w:rsidRDefault="002F3275" w:rsidP="00681CD7">
      <w:pPr>
        <w:keepNext/>
      </w:pPr>
      <w:r>
        <w:rPr>
          <w:noProof/>
        </w:rPr>
        <w:drawing>
          <wp:inline distT="0" distB="0" distL="0" distR="0">
            <wp:extent cx="2871472" cy="3800475"/>
            <wp:effectExtent l="19050" t="0" r="5078" b="0"/>
            <wp:docPr id="11" name="Рисунок 131" descr="Форма - добавить ваканс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Форма - добавить вакансию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80" cy="379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CD7" w:rsidRDefault="00681CD7" w:rsidP="00681CD7">
      <w:pPr>
        <w:pStyle w:val="aff3"/>
      </w:pPr>
      <w:r>
        <w:t xml:space="preserve">Рисунок </w:t>
      </w:r>
      <w:r w:rsidR="004D6DFF">
        <w:t>14</w:t>
      </w:r>
      <w:r>
        <w:t xml:space="preserve"> Форма для добавления вакансии</w:t>
      </w:r>
    </w:p>
    <w:p w:rsidR="00681CD7" w:rsidRDefault="002F3275" w:rsidP="00681CD7">
      <w:pPr>
        <w:keepNext/>
      </w:pPr>
      <w:r>
        <w:rPr>
          <w:noProof/>
        </w:rPr>
        <w:lastRenderedPageBreak/>
        <w:drawing>
          <wp:inline distT="0" distB="0" distL="0" distR="0">
            <wp:extent cx="2876853" cy="3800475"/>
            <wp:effectExtent l="19050" t="0" r="0" b="0"/>
            <wp:docPr id="135" name="Рисунок 135" descr="Форма - изменить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Форма - изменить БП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35" cy="380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CD7" w:rsidRDefault="00681CD7" w:rsidP="00681CD7">
      <w:pPr>
        <w:pStyle w:val="aff3"/>
      </w:pPr>
      <w:r>
        <w:t xml:space="preserve">Рисунок </w:t>
      </w:r>
      <w:r w:rsidR="004D6DFF">
        <w:t>15</w:t>
      </w:r>
      <w:r>
        <w:t xml:space="preserve"> Форма для изменения БП</w:t>
      </w:r>
    </w:p>
    <w:p w:rsidR="00F27436" w:rsidRDefault="00F27436" w:rsidP="00E4630A"/>
    <w:p w:rsidR="00F27436" w:rsidRDefault="00F27436" w:rsidP="00E4630A"/>
    <w:p w:rsidR="00C964A0" w:rsidRDefault="0074256C" w:rsidP="00C964A0">
      <w:pPr>
        <w:keepNext/>
      </w:pPr>
      <w:r>
        <w:pict>
          <v:shape id="_x0000_i1030" type="#_x0000_t75" style="width:231pt;height:303.75pt">
            <v:imagedata r:id="rId25" o:title="Администратор - изменить вид_срок практики_preview"/>
          </v:shape>
        </w:pict>
      </w:r>
    </w:p>
    <w:p w:rsidR="00F27436" w:rsidRDefault="00C964A0" w:rsidP="00C964A0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6</w:t>
        </w:r>
      </w:fldSimple>
      <w:r>
        <w:t xml:space="preserve"> Изменение срока прохождения практики</w:t>
      </w:r>
    </w:p>
    <w:p w:rsidR="00F27436" w:rsidRDefault="00F27436" w:rsidP="00E4630A"/>
    <w:p w:rsidR="00E4630A" w:rsidRDefault="00E4630A" w:rsidP="00E4630A"/>
    <w:p w:rsidR="000615C5" w:rsidRDefault="000615C5" w:rsidP="00E4630A"/>
    <w:p w:rsidR="000615C5" w:rsidRDefault="000615C5" w:rsidP="00E4630A"/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E76784" w:rsidRDefault="00E76784" w:rsidP="00C6090A">
      <w:pPr>
        <w:ind w:firstLine="708"/>
      </w:pPr>
    </w:p>
    <w:p w:rsidR="000615C5" w:rsidRDefault="000615C5" w:rsidP="00C6090A">
      <w:pPr>
        <w:ind w:firstLine="708"/>
      </w:pPr>
      <w:r>
        <w:lastRenderedPageBreak/>
        <w:t>У баз практик на главной странице размещен список студентов</w:t>
      </w:r>
      <w:r w:rsidR="00A41979">
        <w:t xml:space="preserve"> </w:t>
      </w:r>
      <w:r w:rsidR="00BD1281">
        <w:t>( Рисунок 1</w:t>
      </w:r>
      <w:r w:rsidR="004D6DFF">
        <w:t>7, 18</w:t>
      </w:r>
      <w:r w:rsidR="00BD1281">
        <w:t>)</w:t>
      </w:r>
      <w:r>
        <w:t>. В данном списке можно узнать о направлении обучения</w:t>
      </w:r>
      <w:r w:rsidR="00D178EB">
        <w:t>, контактных данных и умениях</w:t>
      </w:r>
      <w:r>
        <w:t xml:space="preserve"> </w:t>
      </w:r>
      <w:r w:rsidR="00D178EB">
        <w:t xml:space="preserve">студента. </w:t>
      </w:r>
      <w:r w:rsidR="00C6090A">
        <w:t xml:space="preserve"> Также у баз практик есть возможность отправить студенту приглашение на прохождение практику на данном предприятии.</w:t>
      </w:r>
    </w:p>
    <w:p w:rsidR="00D178EB" w:rsidRDefault="00D178EB" w:rsidP="00E4630A"/>
    <w:p w:rsidR="00B37842" w:rsidRDefault="00B37842" w:rsidP="00B37842">
      <w:pPr>
        <w:keepNext/>
      </w:pPr>
      <w:r>
        <w:rPr>
          <w:noProof/>
        </w:rPr>
        <w:drawing>
          <wp:inline distT="0" distB="0" distL="0" distR="0">
            <wp:extent cx="3009900" cy="3968405"/>
            <wp:effectExtent l="19050" t="0" r="0" b="0"/>
            <wp:docPr id="14" name="Рисунок 14" descr="C:\Users\Останкова Настя\AppData\Local\Microsoft\Windows\INetCache\Content.Word\БП - Список студентов_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Останкова Настя\AppData\Local\Microsoft\Windows\INetCache\Content.Word\БП - Список студентов_previe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16" cy="397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42" w:rsidRDefault="00B37842" w:rsidP="00B37842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7</w:t>
        </w:r>
      </w:fldSimple>
      <w:r>
        <w:t xml:space="preserve"> Список студентов</w:t>
      </w:r>
    </w:p>
    <w:p w:rsidR="00E76784" w:rsidRPr="00E76784" w:rsidRDefault="00E76784" w:rsidP="00E76784"/>
    <w:p w:rsidR="00B37842" w:rsidRDefault="0074256C" w:rsidP="00B37842">
      <w:pPr>
        <w:keepNext/>
      </w:pPr>
      <w:r>
        <w:rPr>
          <w:noProof/>
        </w:rPr>
        <w:pict>
          <v:shape id="_x0000_i1031" type="#_x0000_t75" style="width:238.5pt;height:314.25pt">
            <v:imagedata r:id="rId27" o:title="БП - Исходящие заявки_preview"/>
          </v:shape>
        </w:pict>
      </w:r>
    </w:p>
    <w:p w:rsidR="00D178EB" w:rsidRDefault="00B37842" w:rsidP="00B37842">
      <w:pPr>
        <w:pStyle w:val="aff3"/>
      </w:pPr>
      <w:r>
        <w:t xml:space="preserve">Рисунок </w:t>
      </w:r>
      <w:fldSimple w:instr=" SEQ Рисунок \* ARABIC ">
        <w:r w:rsidR="004D6DFF">
          <w:rPr>
            <w:noProof/>
          </w:rPr>
          <w:t>8</w:t>
        </w:r>
      </w:fldSimple>
      <w:r>
        <w:t xml:space="preserve"> Список студентов, где один из студентов принял приглашение на прохождение практики</w:t>
      </w:r>
    </w:p>
    <w:p w:rsidR="00964500" w:rsidRDefault="00964500" w:rsidP="00E4630A"/>
    <w:p w:rsidR="00964500" w:rsidRDefault="00BE12BB" w:rsidP="007D4E13">
      <w:pPr>
        <w:ind w:firstLine="708"/>
      </w:pPr>
      <w:r>
        <w:lastRenderedPageBreak/>
        <w:t>Перейдя по ссылке «Резюме», у</w:t>
      </w:r>
      <w:r w:rsidR="00964500">
        <w:t xml:space="preserve"> баз практик также есть возможность </w:t>
      </w:r>
      <w:r>
        <w:t>увидеть список всех резюме, присланных студентами для рассмотрения</w:t>
      </w:r>
      <w:r w:rsidR="00A41979">
        <w:t xml:space="preserve"> </w:t>
      </w:r>
      <w:r w:rsidR="00EC6F1D">
        <w:t>(Рисунок 1</w:t>
      </w:r>
      <w:r w:rsidR="004D6DFF">
        <w:t>9</w:t>
      </w:r>
      <w:r w:rsidR="00EC6F1D">
        <w:t>)</w:t>
      </w:r>
      <w:r>
        <w:t>. Резюме можно либо отклонить, либо принять. После принятия, студенту в личный кабинет придет сообщение о принятии резюме, студент должен также принять или отклонить приглашение.</w:t>
      </w:r>
    </w:p>
    <w:p w:rsidR="00BD1281" w:rsidRDefault="00BD1281" w:rsidP="00E4630A"/>
    <w:p w:rsidR="00BD1281" w:rsidRDefault="00BD1281" w:rsidP="00E4630A"/>
    <w:p w:rsidR="000615C5" w:rsidRDefault="000615C5" w:rsidP="000615C5">
      <w:pPr>
        <w:keepNext/>
      </w:pPr>
      <w:r>
        <w:rPr>
          <w:noProof/>
        </w:rPr>
        <w:drawing>
          <wp:inline distT="0" distB="0" distL="0" distR="0">
            <wp:extent cx="3009900" cy="3959750"/>
            <wp:effectExtent l="19050" t="0" r="0" b="0"/>
            <wp:docPr id="18" name="Рисунок 143" descr="Список студентов, подавших зая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Список студентов, подавших заявки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58" cy="39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5C5" w:rsidRDefault="000615C5" w:rsidP="000615C5">
      <w:pPr>
        <w:pStyle w:val="aff3"/>
      </w:pPr>
      <w:r>
        <w:t xml:space="preserve">Рисунок </w:t>
      </w:r>
      <w:r w:rsidR="00EC6F1D">
        <w:t>1</w:t>
      </w:r>
      <w:r w:rsidR="004D6DFF">
        <w:t>9</w:t>
      </w:r>
      <w:r>
        <w:t xml:space="preserve"> Список студентов</w:t>
      </w:r>
      <w:r w:rsidR="00EA1023">
        <w:t>, где один из студентов отправил резюме данной базе практик</w:t>
      </w:r>
    </w:p>
    <w:p w:rsidR="000615C5" w:rsidRDefault="000615C5" w:rsidP="00E4630A"/>
    <w:p w:rsidR="00BD1281" w:rsidRDefault="00BD1281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E76784" w:rsidRDefault="00E76784" w:rsidP="00E4630A"/>
    <w:p w:rsidR="00BD1281" w:rsidRDefault="00BD1281" w:rsidP="007D4E13">
      <w:pPr>
        <w:ind w:firstLine="708"/>
      </w:pPr>
      <w:r>
        <w:lastRenderedPageBreak/>
        <w:t>В Личном кабинете у баз практик есть возможность изменить список вакансий</w:t>
      </w:r>
      <w:r w:rsidR="00A41979">
        <w:t xml:space="preserve"> </w:t>
      </w:r>
      <w:r w:rsidR="00EC6F1D">
        <w:t>(Рисунок</w:t>
      </w:r>
      <w:r w:rsidR="004D6DFF">
        <w:t xml:space="preserve"> 20</w:t>
      </w:r>
      <w:r w:rsidR="00EC6F1D">
        <w:t>)</w:t>
      </w:r>
      <w:r>
        <w:t>.</w:t>
      </w:r>
    </w:p>
    <w:p w:rsidR="00E76784" w:rsidRDefault="00E76784" w:rsidP="00E4630A"/>
    <w:p w:rsidR="004D6DFF" w:rsidRDefault="00BD1281" w:rsidP="004D6DFF">
      <w:pPr>
        <w:keepNext/>
      </w:pPr>
      <w:r>
        <w:rPr>
          <w:noProof/>
        </w:rPr>
        <w:drawing>
          <wp:inline distT="0" distB="0" distL="0" distR="0">
            <wp:extent cx="2987185" cy="3918883"/>
            <wp:effectExtent l="19050" t="0" r="3665" b="0"/>
            <wp:docPr id="4" name="Рисунок 4" descr="Личный кабинет - Б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Личный кабинет - БП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49" cy="39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281" w:rsidRPr="00E4630A" w:rsidRDefault="004D6DFF" w:rsidP="004D6DFF">
      <w:pPr>
        <w:pStyle w:val="aff3"/>
      </w:pPr>
      <w:r>
        <w:t>Рисунок 20 Личный кабинет баз практик</w:t>
      </w:r>
    </w:p>
    <w:p w:rsidR="002705AC" w:rsidRPr="002D6F7D" w:rsidRDefault="002705AC" w:rsidP="007D4E13">
      <w:pPr>
        <w:pStyle w:val="1"/>
        <w:ind w:firstLine="708"/>
        <w:rPr>
          <w:rFonts w:ascii="Arial" w:hAnsi="Arial" w:cs="Arial"/>
          <w:sz w:val="28"/>
          <w:szCs w:val="28"/>
        </w:rPr>
      </w:pPr>
      <w:bookmarkStart w:id="42" w:name="_Toc498992308"/>
      <w:r w:rsidRPr="002416DD">
        <w:rPr>
          <w:rFonts w:ascii="Arial" w:hAnsi="Arial" w:cs="Arial"/>
          <w:sz w:val="28"/>
          <w:szCs w:val="28"/>
        </w:rPr>
        <w:t>Заключение</w:t>
      </w:r>
      <w:bookmarkEnd w:id="42"/>
    </w:p>
    <w:p w:rsidR="00497136" w:rsidRDefault="00497136" w:rsidP="00497136">
      <w:pPr>
        <w:ind w:firstLine="708"/>
      </w:pPr>
      <w:r w:rsidRPr="00497136">
        <w:t xml:space="preserve">Таким образом, в процессе </w:t>
      </w:r>
      <w:r>
        <w:rPr>
          <w:iCs/>
        </w:rPr>
        <w:t>проектной</w:t>
      </w:r>
      <w:r w:rsidRPr="00497136">
        <w:rPr>
          <w:i/>
          <w:iCs/>
        </w:rPr>
        <w:t xml:space="preserve"> </w:t>
      </w:r>
      <w:r w:rsidRPr="00497136">
        <w:t xml:space="preserve">работы </w:t>
      </w:r>
      <w:r>
        <w:t xml:space="preserve">была разработана система для </w:t>
      </w:r>
      <w:r w:rsidRPr="000B3FD0">
        <w:t>упрощения процесса распределения студентов на производственную практику</w:t>
      </w:r>
      <w:r>
        <w:t xml:space="preserve">.  Был изучен процесс и особенности прохождения производственной практики, а также рассмотрены другие виды учебной практики. </w:t>
      </w:r>
    </w:p>
    <w:p w:rsidR="00453A3A" w:rsidRPr="00497136" w:rsidRDefault="00453A3A" w:rsidP="00453A3A">
      <w:pPr>
        <w:ind w:firstLine="708"/>
      </w:pPr>
      <w:r>
        <w:t>Разработанная система упростит взаимодействие между студентами и базами практик и  предоставит руководителю данные по результатам распределения студентов на практику. Информационная справка для</w:t>
      </w:r>
      <w:r w:rsidR="007D4E13">
        <w:t xml:space="preserve"> студентов облегчит поиск документов, нужных для прохождения практики. Справка для баз практик сможет проинформировать о контактах и нужных документах для заключения договора с ДВФУ (по производственной практике).</w:t>
      </w:r>
    </w:p>
    <w:p w:rsidR="002705AC" w:rsidRPr="002416DD" w:rsidRDefault="002705AC" w:rsidP="007D4E13">
      <w:pPr>
        <w:pStyle w:val="1"/>
        <w:ind w:firstLine="708"/>
        <w:rPr>
          <w:rFonts w:ascii="Arial" w:hAnsi="Arial" w:cs="Arial"/>
          <w:sz w:val="28"/>
          <w:szCs w:val="28"/>
        </w:rPr>
      </w:pPr>
      <w:bookmarkStart w:id="43" w:name="_Toc498992309"/>
      <w:r w:rsidRPr="002416DD">
        <w:rPr>
          <w:rFonts w:ascii="Arial" w:hAnsi="Arial" w:cs="Arial"/>
          <w:sz w:val="28"/>
          <w:szCs w:val="28"/>
        </w:rPr>
        <w:t>Список литературы</w:t>
      </w:r>
      <w:bookmarkEnd w:id="43"/>
    </w:p>
    <w:bookmarkEnd w:id="4"/>
    <w:bookmarkEnd w:id="5"/>
    <w:p w:rsidR="00FE1160" w:rsidRDefault="00FE1160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7D4E13" w:rsidRDefault="00F33A05" w:rsidP="007D4E13">
      <w:pPr>
        <w:pStyle w:val="af2"/>
        <w:numPr>
          <w:ilvl w:val="0"/>
          <w:numId w:val="42"/>
        </w:numPr>
        <w:spacing w:after="160" w:line="259" w:lineRule="auto"/>
        <w:contextualSpacing/>
      </w:pPr>
      <w:r>
        <w:t xml:space="preserve">Стажировки, практика и работа для студентов </w:t>
      </w:r>
      <w:r w:rsidR="007D4E13" w:rsidRPr="004A15AD">
        <w:rPr>
          <w:rFonts w:eastAsia="Calibri"/>
          <w:shd w:val="clear" w:color="auto" w:fill="FFFFFF"/>
        </w:rPr>
        <w:t xml:space="preserve">[Электронный ресурс] </w:t>
      </w:r>
      <w:r>
        <w:rPr>
          <w:lang w:val="en-US"/>
        </w:rPr>
        <w:t>S</w:t>
      </w:r>
      <w:r w:rsidRPr="00F33A05">
        <w:t xml:space="preserve">uperjob </w:t>
      </w:r>
      <w:r>
        <w:t xml:space="preserve">студенам </w:t>
      </w:r>
      <w:r w:rsidR="007D4E13" w:rsidRPr="004A15AD">
        <w:rPr>
          <w:color w:val="000000"/>
          <w:shd w:val="clear" w:color="auto" w:fill="FFFFFF"/>
        </w:rPr>
        <w:t xml:space="preserve"> – </w:t>
      </w:r>
      <w:r w:rsidR="007D4E13" w:rsidRPr="004A15AD">
        <w:rPr>
          <w:rFonts w:eastAsia="Calibri"/>
          <w:shd w:val="clear" w:color="auto" w:fill="FFFFFF"/>
        </w:rPr>
        <w:t xml:space="preserve">Режим доступа: </w:t>
      </w:r>
      <w:r w:rsidRPr="00F33A05">
        <w:t>https://students.superjob.ru/stazhirovki/</w:t>
      </w:r>
    </w:p>
    <w:p w:rsidR="00F33A05" w:rsidRPr="007E5BEA" w:rsidRDefault="00F33A05" w:rsidP="00F33A05">
      <w:pPr>
        <w:numPr>
          <w:ilvl w:val="0"/>
          <w:numId w:val="42"/>
        </w:numPr>
        <w:rPr>
          <w:rFonts w:ascii="Tahoma" w:hAnsi="Tahoma" w:cs="Tahoma"/>
          <w:color w:val="1B1818"/>
          <w:sz w:val="21"/>
          <w:szCs w:val="21"/>
        </w:rPr>
      </w:pPr>
      <w:r w:rsidRPr="00F33A05">
        <w:t>Приказ от 23.10.2015 г.</w:t>
      </w:r>
      <w:r>
        <w:t xml:space="preserve"> </w:t>
      </w:r>
      <w:r w:rsidRPr="00F33A05">
        <w:t>—</w:t>
      </w:r>
      <w:r>
        <w:t xml:space="preserve"> 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«Дальневосточный федеральный университет» по программам высшего образования (для программ бакалавриата, специалитета, магистратуры</w:t>
      </w:r>
      <w:r w:rsidRPr="00F33A05">
        <w:t xml:space="preserve">) </w:t>
      </w:r>
    </w:p>
    <w:p w:rsidR="007E5BEA" w:rsidRDefault="007E5BEA" w:rsidP="007E5BEA">
      <w:pPr>
        <w:ind w:left="720"/>
        <w:rPr>
          <w:rFonts w:ascii="Tahoma" w:hAnsi="Tahoma" w:cs="Tahoma"/>
          <w:color w:val="1B1818"/>
          <w:sz w:val="21"/>
          <w:szCs w:val="21"/>
        </w:rPr>
      </w:pPr>
    </w:p>
    <w:p w:rsidR="00F33A05" w:rsidRDefault="007E5BEA" w:rsidP="00F33A05">
      <w:pPr>
        <w:pStyle w:val="af2"/>
        <w:numPr>
          <w:ilvl w:val="0"/>
          <w:numId w:val="42"/>
        </w:numPr>
        <w:spacing w:after="160" w:line="259" w:lineRule="auto"/>
        <w:contextualSpacing/>
      </w:pPr>
      <w:r>
        <w:t xml:space="preserve">ЦРК </w:t>
      </w:r>
      <w:r w:rsidRPr="004A15AD">
        <w:rPr>
          <w:rFonts w:eastAsia="Calibri"/>
          <w:shd w:val="clear" w:color="auto" w:fill="FFFFFF"/>
        </w:rPr>
        <w:t>[Электронный ресурс]</w:t>
      </w:r>
      <w:r>
        <w:t xml:space="preserve"> </w:t>
      </w:r>
      <w:r w:rsidRPr="004A15AD">
        <w:rPr>
          <w:color w:val="000000"/>
          <w:shd w:val="clear" w:color="auto" w:fill="FFFFFF"/>
        </w:rPr>
        <w:t xml:space="preserve"> – </w:t>
      </w:r>
      <w:r w:rsidRPr="004A15AD">
        <w:rPr>
          <w:rFonts w:eastAsia="Calibri"/>
          <w:shd w:val="clear" w:color="auto" w:fill="FFFFFF"/>
        </w:rPr>
        <w:t xml:space="preserve">Режим доступа: </w:t>
      </w:r>
      <w:r w:rsidR="00F33A05" w:rsidRPr="00F33A05">
        <w:t>http://career.dvfu.ru/</w:t>
      </w:r>
    </w:p>
    <w:p w:rsidR="00F33A05" w:rsidRPr="004A15AD" w:rsidRDefault="00F33A05" w:rsidP="00F33A05">
      <w:pPr>
        <w:pStyle w:val="af2"/>
        <w:spacing w:after="160" w:line="259" w:lineRule="auto"/>
        <w:ind w:left="720"/>
        <w:contextualSpacing/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FC14B8" w:rsidRDefault="00FC14B8" w:rsidP="00FE1160">
      <w:pPr>
        <w:jc w:val="both"/>
        <w:rPr>
          <w:rFonts w:eastAsia="Calibri"/>
          <w:bCs/>
          <w:color w:val="000000"/>
          <w:shd w:val="clear" w:color="auto" w:fill="FFFFFF"/>
        </w:rPr>
      </w:pPr>
    </w:p>
    <w:p w:rsidR="002705AC" w:rsidRPr="00A773C8" w:rsidRDefault="002705AC" w:rsidP="002705AC">
      <w:pPr>
        <w:ind w:firstLine="708"/>
        <w:jc w:val="both"/>
        <w:rPr>
          <w:rFonts w:eastAsia="Calibri"/>
          <w:bCs/>
          <w:color w:val="000000"/>
          <w:shd w:val="clear" w:color="auto" w:fill="FFFFFF"/>
        </w:rPr>
      </w:pPr>
    </w:p>
    <w:sectPr w:rsidR="002705AC" w:rsidRPr="00A773C8" w:rsidSect="007A5FD1">
      <w:footerReference w:type="even" r:id="rId30"/>
      <w:footerReference w:type="default" r:id="rId31"/>
      <w:pgSz w:w="11906" w:h="16838"/>
      <w:pgMar w:top="567" w:right="567" w:bottom="567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9" w:author="Даниленко Данила Сергеевич" w:date="2017-11-07T10:12:00Z" w:initials="ДДС">
    <w:p w:rsidR="0074256C" w:rsidRDefault="0074256C">
      <w:pPr>
        <w:pStyle w:val="aff6"/>
      </w:pPr>
      <w:r>
        <w:rPr>
          <w:rStyle w:val="aff5"/>
        </w:rPr>
        <w:annotationRef/>
      </w:r>
      <w:r>
        <w:t>Схема составлена на основе официального документа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EA31B6" w15:done="0"/>
  <w15:commentEx w15:paraId="128C65C9" w15:done="0"/>
  <w15:commentEx w15:paraId="2F29963B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5858" w:rsidRDefault="00445858">
      <w:r>
        <w:separator/>
      </w:r>
    </w:p>
  </w:endnote>
  <w:endnote w:type="continuationSeparator" w:id="0">
    <w:p w:rsidR="00445858" w:rsidRDefault="004458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56C" w:rsidRDefault="0074256C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74256C" w:rsidRDefault="0074256C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56C" w:rsidRDefault="0074256C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982C44">
      <w:rPr>
        <w:rStyle w:val="af"/>
        <w:noProof/>
      </w:rPr>
      <w:t>10</w:t>
    </w:r>
    <w:r>
      <w:rPr>
        <w:rStyle w:val="af"/>
      </w:rPr>
      <w:fldChar w:fldCharType="end"/>
    </w:r>
  </w:p>
  <w:p w:rsidR="0074256C" w:rsidRDefault="0074256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5858" w:rsidRDefault="00445858">
      <w:r>
        <w:separator/>
      </w:r>
    </w:p>
  </w:footnote>
  <w:footnote w:type="continuationSeparator" w:id="0">
    <w:p w:rsidR="00445858" w:rsidRDefault="004458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"/>
      </v:shape>
    </w:pict>
  </w:numPicBullet>
  <w:abstractNum w:abstractNumId="0">
    <w:nsid w:val="029A052F"/>
    <w:multiLevelType w:val="hybridMultilevel"/>
    <w:tmpl w:val="2974B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E7537"/>
    <w:multiLevelType w:val="hybridMultilevel"/>
    <w:tmpl w:val="65D4E64A"/>
    <w:lvl w:ilvl="0" w:tplc="9FEEFB5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>
    <w:nsid w:val="060A5424"/>
    <w:multiLevelType w:val="multilevel"/>
    <w:tmpl w:val="186C3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172117"/>
    <w:multiLevelType w:val="hybridMultilevel"/>
    <w:tmpl w:val="EBCA5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F0105"/>
    <w:multiLevelType w:val="hybridMultilevel"/>
    <w:tmpl w:val="A3DE1E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F666321"/>
    <w:multiLevelType w:val="multilevel"/>
    <w:tmpl w:val="654A212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9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50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41D4B3E"/>
    <w:multiLevelType w:val="hybridMultilevel"/>
    <w:tmpl w:val="7EF268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6B97E22"/>
    <w:multiLevelType w:val="hybridMultilevel"/>
    <w:tmpl w:val="6AB627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7A24DA5"/>
    <w:multiLevelType w:val="hybridMultilevel"/>
    <w:tmpl w:val="D4F098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C9E0805"/>
    <w:multiLevelType w:val="multilevel"/>
    <w:tmpl w:val="719A920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>
    <w:nsid w:val="1CD004BF"/>
    <w:multiLevelType w:val="hybridMultilevel"/>
    <w:tmpl w:val="5ED6AC3A"/>
    <w:lvl w:ilvl="0" w:tplc="EF449B2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>
    <w:nsid w:val="1E0E38E9"/>
    <w:multiLevelType w:val="hybridMultilevel"/>
    <w:tmpl w:val="6A163934"/>
    <w:lvl w:ilvl="0" w:tplc="0A1400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320086"/>
    <w:multiLevelType w:val="hybridMultilevel"/>
    <w:tmpl w:val="607E3D92"/>
    <w:lvl w:ilvl="0" w:tplc="98823B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1207DCA"/>
    <w:multiLevelType w:val="hybridMultilevel"/>
    <w:tmpl w:val="2ACA03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0961C3"/>
    <w:multiLevelType w:val="hybridMultilevel"/>
    <w:tmpl w:val="35ECF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A4C19"/>
    <w:multiLevelType w:val="multilevel"/>
    <w:tmpl w:val="1A06C07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4B16438"/>
    <w:multiLevelType w:val="hybridMultilevel"/>
    <w:tmpl w:val="F606D7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CAC029F"/>
    <w:multiLevelType w:val="hybridMultilevel"/>
    <w:tmpl w:val="F5C29932"/>
    <w:lvl w:ilvl="0" w:tplc="BE3A2F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C81D65"/>
    <w:multiLevelType w:val="hybridMultilevel"/>
    <w:tmpl w:val="70D89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9E1466"/>
    <w:multiLevelType w:val="multilevel"/>
    <w:tmpl w:val="6D6084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0">
    <w:nsid w:val="32C57A8F"/>
    <w:multiLevelType w:val="hybridMultilevel"/>
    <w:tmpl w:val="18FAB780"/>
    <w:lvl w:ilvl="0" w:tplc="58E0E53E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>
    <w:nsid w:val="34DB7B18"/>
    <w:multiLevelType w:val="hybridMultilevel"/>
    <w:tmpl w:val="8E54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681FE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37AC7F29"/>
    <w:multiLevelType w:val="multilevel"/>
    <w:tmpl w:val="311A03A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37E519DE"/>
    <w:multiLevelType w:val="hybridMultilevel"/>
    <w:tmpl w:val="01628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5938AB"/>
    <w:multiLevelType w:val="hybridMultilevel"/>
    <w:tmpl w:val="9A0E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AB7D12"/>
    <w:multiLevelType w:val="multilevel"/>
    <w:tmpl w:val="311A03A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49795970"/>
    <w:multiLevelType w:val="hybridMultilevel"/>
    <w:tmpl w:val="617EBA32"/>
    <w:lvl w:ilvl="0" w:tplc="458200E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>
    <w:nsid w:val="4B7462BE"/>
    <w:multiLevelType w:val="hybridMultilevel"/>
    <w:tmpl w:val="ACBC3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D0755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D1C6CD0"/>
    <w:multiLevelType w:val="hybridMultilevel"/>
    <w:tmpl w:val="2570AA88"/>
    <w:lvl w:ilvl="0" w:tplc="8DA200B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>
    <w:nsid w:val="4E7C28C9"/>
    <w:multiLevelType w:val="hybridMultilevel"/>
    <w:tmpl w:val="74B6025C"/>
    <w:lvl w:ilvl="0" w:tplc="DD1C00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3065D84"/>
    <w:multiLevelType w:val="hybridMultilevel"/>
    <w:tmpl w:val="9814B0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6804630"/>
    <w:multiLevelType w:val="hybridMultilevel"/>
    <w:tmpl w:val="4FC0DAB4"/>
    <w:lvl w:ilvl="0" w:tplc="4D4269E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161FA7"/>
    <w:multiLevelType w:val="hybridMultilevel"/>
    <w:tmpl w:val="E25477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5D986BE9"/>
    <w:multiLevelType w:val="hybridMultilevel"/>
    <w:tmpl w:val="AE2C6882"/>
    <w:lvl w:ilvl="0" w:tplc="D07A8DE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6">
    <w:nsid w:val="5E95573D"/>
    <w:multiLevelType w:val="hybridMultilevel"/>
    <w:tmpl w:val="029EC77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37">
    <w:nsid w:val="65F704A8"/>
    <w:multiLevelType w:val="hybridMultilevel"/>
    <w:tmpl w:val="B81A2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907C50"/>
    <w:multiLevelType w:val="multilevel"/>
    <w:tmpl w:val="10D6609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9">
    <w:nsid w:val="774D237C"/>
    <w:multiLevelType w:val="hybridMultilevel"/>
    <w:tmpl w:val="5C768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19072B"/>
    <w:multiLevelType w:val="hybridMultilevel"/>
    <w:tmpl w:val="C722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9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0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  <w:rPr>
        <w:rFonts w:cs="Times New Roman"/>
      </w:rPr>
    </w:lvl>
  </w:abstractNum>
  <w:abstractNum w:abstractNumId="42">
    <w:nsid w:val="7CFD4D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1"/>
  </w:num>
  <w:num w:numId="3">
    <w:abstractNumId w:val="22"/>
  </w:num>
  <w:num w:numId="4">
    <w:abstractNumId w:val="15"/>
  </w:num>
  <w:num w:numId="5">
    <w:abstractNumId w:val="23"/>
  </w:num>
  <w:num w:numId="6">
    <w:abstractNumId w:val="33"/>
  </w:num>
  <w:num w:numId="7">
    <w:abstractNumId w:val="26"/>
  </w:num>
  <w:num w:numId="8">
    <w:abstractNumId w:val="4"/>
  </w:num>
  <w:num w:numId="9">
    <w:abstractNumId w:val="28"/>
  </w:num>
  <w:num w:numId="10">
    <w:abstractNumId w:val="16"/>
  </w:num>
  <w:num w:numId="11">
    <w:abstractNumId w:val="32"/>
  </w:num>
  <w:num w:numId="12">
    <w:abstractNumId w:val="3"/>
  </w:num>
  <w:num w:numId="13">
    <w:abstractNumId w:val="13"/>
  </w:num>
  <w:num w:numId="14">
    <w:abstractNumId w:val="6"/>
  </w:num>
  <w:num w:numId="15">
    <w:abstractNumId w:val="34"/>
  </w:num>
  <w:num w:numId="16">
    <w:abstractNumId w:val="38"/>
  </w:num>
  <w:num w:numId="17">
    <w:abstractNumId w:val="0"/>
  </w:num>
  <w:num w:numId="18">
    <w:abstractNumId w:val="36"/>
  </w:num>
  <w:num w:numId="19">
    <w:abstractNumId w:val="27"/>
  </w:num>
  <w:num w:numId="20">
    <w:abstractNumId w:val="21"/>
  </w:num>
  <w:num w:numId="21">
    <w:abstractNumId w:val="39"/>
  </w:num>
  <w:num w:numId="22">
    <w:abstractNumId w:val="14"/>
  </w:num>
  <w:num w:numId="23">
    <w:abstractNumId w:val="17"/>
  </w:num>
  <w:num w:numId="24">
    <w:abstractNumId w:val="31"/>
  </w:num>
  <w:num w:numId="25">
    <w:abstractNumId w:val="9"/>
  </w:num>
  <w:num w:numId="26">
    <w:abstractNumId w:val="24"/>
  </w:num>
  <w:num w:numId="27">
    <w:abstractNumId w:val="18"/>
  </w:num>
  <w:num w:numId="28">
    <w:abstractNumId w:val="1"/>
  </w:num>
  <w:num w:numId="29">
    <w:abstractNumId w:val="10"/>
  </w:num>
  <w:num w:numId="30">
    <w:abstractNumId w:val="35"/>
  </w:num>
  <w:num w:numId="31">
    <w:abstractNumId w:val="20"/>
  </w:num>
  <w:num w:numId="32">
    <w:abstractNumId w:val="30"/>
  </w:num>
  <w:num w:numId="33">
    <w:abstractNumId w:val="8"/>
  </w:num>
  <w:num w:numId="34">
    <w:abstractNumId w:val="7"/>
  </w:num>
  <w:num w:numId="35">
    <w:abstractNumId w:val="25"/>
  </w:num>
  <w:num w:numId="36">
    <w:abstractNumId w:val="2"/>
  </w:num>
  <w:num w:numId="37">
    <w:abstractNumId w:val="40"/>
  </w:num>
  <w:num w:numId="38">
    <w:abstractNumId w:val="37"/>
  </w:num>
  <w:num w:numId="39">
    <w:abstractNumId w:val="29"/>
  </w:num>
  <w:num w:numId="40">
    <w:abstractNumId w:val="42"/>
  </w:num>
  <w:num w:numId="41">
    <w:abstractNumId w:val="12"/>
  </w:num>
  <w:num w:numId="42">
    <w:abstractNumId w:val="11"/>
  </w:num>
  <w:num w:numId="43">
    <w:abstractNumId w:val="19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аниленко Данила Сергеевич">
    <w15:presenceInfo w15:providerId="None" w15:userId="Даниленко Данила Сергеевич"/>
  </w15:person>
  <w15:person w15:author="Останкова Анастасия Игоревна">
    <w15:presenceInfo w15:providerId="AD" w15:userId="S-1-5-21-644696217-2565246780-3434410871-52833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6146">
      <o:colormru v:ext="edit" colors="#ccf0e2,#abebc9,#9debb7,#b6f0c9,#c5f3d4,#b4f2c0,#499984,#9adad2"/>
    </o:shapedefaults>
  </w:hdrShapeDefaults>
  <w:footnotePr>
    <w:footnote w:id="-1"/>
    <w:footnote w:id="0"/>
  </w:footnotePr>
  <w:endnotePr>
    <w:endnote w:id="-1"/>
    <w:endnote w:id="0"/>
  </w:endnotePr>
  <w:compat/>
  <w:rsids>
    <w:rsidRoot w:val="00B125E5"/>
    <w:rsid w:val="000000ED"/>
    <w:rsid w:val="000003F5"/>
    <w:rsid w:val="000008DD"/>
    <w:rsid w:val="00000C67"/>
    <w:rsid w:val="00001080"/>
    <w:rsid w:val="0000108F"/>
    <w:rsid w:val="00001258"/>
    <w:rsid w:val="000016D3"/>
    <w:rsid w:val="000021BA"/>
    <w:rsid w:val="00002502"/>
    <w:rsid w:val="000026D7"/>
    <w:rsid w:val="00002819"/>
    <w:rsid w:val="00002AC7"/>
    <w:rsid w:val="00002ADD"/>
    <w:rsid w:val="00002D15"/>
    <w:rsid w:val="000037EE"/>
    <w:rsid w:val="00004CE2"/>
    <w:rsid w:val="00005C5B"/>
    <w:rsid w:val="00006748"/>
    <w:rsid w:val="0000685C"/>
    <w:rsid w:val="00006C4D"/>
    <w:rsid w:val="00006D94"/>
    <w:rsid w:val="000077D6"/>
    <w:rsid w:val="000078F3"/>
    <w:rsid w:val="00007919"/>
    <w:rsid w:val="00007EBD"/>
    <w:rsid w:val="00010BDB"/>
    <w:rsid w:val="00010D57"/>
    <w:rsid w:val="00010F08"/>
    <w:rsid w:val="00010F86"/>
    <w:rsid w:val="00011570"/>
    <w:rsid w:val="00011A30"/>
    <w:rsid w:val="00011B64"/>
    <w:rsid w:val="00012005"/>
    <w:rsid w:val="00012181"/>
    <w:rsid w:val="00012405"/>
    <w:rsid w:val="0001261C"/>
    <w:rsid w:val="00012734"/>
    <w:rsid w:val="00012773"/>
    <w:rsid w:val="000133C0"/>
    <w:rsid w:val="000138DF"/>
    <w:rsid w:val="00014798"/>
    <w:rsid w:val="000149F8"/>
    <w:rsid w:val="00014B13"/>
    <w:rsid w:val="00015343"/>
    <w:rsid w:val="000164AE"/>
    <w:rsid w:val="00017B99"/>
    <w:rsid w:val="00017C08"/>
    <w:rsid w:val="000202E2"/>
    <w:rsid w:val="00021614"/>
    <w:rsid w:val="00021C27"/>
    <w:rsid w:val="00022A38"/>
    <w:rsid w:val="00022B19"/>
    <w:rsid w:val="00022DBD"/>
    <w:rsid w:val="00023AA5"/>
    <w:rsid w:val="00024289"/>
    <w:rsid w:val="00024C35"/>
    <w:rsid w:val="00024F07"/>
    <w:rsid w:val="00026032"/>
    <w:rsid w:val="00026CEC"/>
    <w:rsid w:val="00030C5F"/>
    <w:rsid w:val="00031657"/>
    <w:rsid w:val="000319FF"/>
    <w:rsid w:val="00032768"/>
    <w:rsid w:val="00033444"/>
    <w:rsid w:val="00033760"/>
    <w:rsid w:val="0003396B"/>
    <w:rsid w:val="00033B44"/>
    <w:rsid w:val="00033BBA"/>
    <w:rsid w:val="00033CA2"/>
    <w:rsid w:val="00033E72"/>
    <w:rsid w:val="00033EC6"/>
    <w:rsid w:val="000344F5"/>
    <w:rsid w:val="00034A56"/>
    <w:rsid w:val="00034C5F"/>
    <w:rsid w:val="0003512E"/>
    <w:rsid w:val="0003572A"/>
    <w:rsid w:val="0003596C"/>
    <w:rsid w:val="00035EA1"/>
    <w:rsid w:val="000361C4"/>
    <w:rsid w:val="000364BB"/>
    <w:rsid w:val="00036755"/>
    <w:rsid w:val="00036E95"/>
    <w:rsid w:val="0003741E"/>
    <w:rsid w:val="0003788A"/>
    <w:rsid w:val="00037C40"/>
    <w:rsid w:val="00037D55"/>
    <w:rsid w:val="000401C4"/>
    <w:rsid w:val="000414BD"/>
    <w:rsid w:val="00042229"/>
    <w:rsid w:val="00043A2D"/>
    <w:rsid w:val="00043E4B"/>
    <w:rsid w:val="00044242"/>
    <w:rsid w:val="000442F7"/>
    <w:rsid w:val="0004449B"/>
    <w:rsid w:val="00044607"/>
    <w:rsid w:val="00044B52"/>
    <w:rsid w:val="00044E5C"/>
    <w:rsid w:val="0004533D"/>
    <w:rsid w:val="000454F4"/>
    <w:rsid w:val="00045B0A"/>
    <w:rsid w:val="00046500"/>
    <w:rsid w:val="000467DC"/>
    <w:rsid w:val="00046886"/>
    <w:rsid w:val="00046958"/>
    <w:rsid w:val="00046DB8"/>
    <w:rsid w:val="00047103"/>
    <w:rsid w:val="00047D1F"/>
    <w:rsid w:val="00050487"/>
    <w:rsid w:val="00050B6B"/>
    <w:rsid w:val="00051F08"/>
    <w:rsid w:val="0005216E"/>
    <w:rsid w:val="00052CFB"/>
    <w:rsid w:val="0005320D"/>
    <w:rsid w:val="0005322A"/>
    <w:rsid w:val="000533B4"/>
    <w:rsid w:val="000533CE"/>
    <w:rsid w:val="00053C5C"/>
    <w:rsid w:val="00053E9B"/>
    <w:rsid w:val="000543B5"/>
    <w:rsid w:val="0005465B"/>
    <w:rsid w:val="00054809"/>
    <w:rsid w:val="00054BAA"/>
    <w:rsid w:val="00054C50"/>
    <w:rsid w:val="00054FBA"/>
    <w:rsid w:val="00055AE2"/>
    <w:rsid w:val="0005698C"/>
    <w:rsid w:val="000574AD"/>
    <w:rsid w:val="00057ABC"/>
    <w:rsid w:val="00057B2D"/>
    <w:rsid w:val="00057C27"/>
    <w:rsid w:val="00057C9E"/>
    <w:rsid w:val="000605EC"/>
    <w:rsid w:val="000606CC"/>
    <w:rsid w:val="00060B42"/>
    <w:rsid w:val="00060B9D"/>
    <w:rsid w:val="0006158E"/>
    <w:rsid w:val="000615C5"/>
    <w:rsid w:val="00061BB1"/>
    <w:rsid w:val="00061E0F"/>
    <w:rsid w:val="000620C6"/>
    <w:rsid w:val="00062560"/>
    <w:rsid w:val="00062923"/>
    <w:rsid w:val="00062B9A"/>
    <w:rsid w:val="00062D5F"/>
    <w:rsid w:val="00064AE6"/>
    <w:rsid w:val="00065528"/>
    <w:rsid w:val="000656DD"/>
    <w:rsid w:val="00066676"/>
    <w:rsid w:val="00066A61"/>
    <w:rsid w:val="000671CE"/>
    <w:rsid w:val="000671EA"/>
    <w:rsid w:val="00067FE5"/>
    <w:rsid w:val="0007097F"/>
    <w:rsid w:val="00070B9E"/>
    <w:rsid w:val="00070C24"/>
    <w:rsid w:val="00070F36"/>
    <w:rsid w:val="00071176"/>
    <w:rsid w:val="000712A7"/>
    <w:rsid w:val="00071686"/>
    <w:rsid w:val="00071A87"/>
    <w:rsid w:val="00071CA6"/>
    <w:rsid w:val="00072A00"/>
    <w:rsid w:val="00073753"/>
    <w:rsid w:val="000738FF"/>
    <w:rsid w:val="00073ACD"/>
    <w:rsid w:val="00074418"/>
    <w:rsid w:val="00074606"/>
    <w:rsid w:val="00075FC2"/>
    <w:rsid w:val="00077025"/>
    <w:rsid w:val="000779D5"/>
    <w:rsid w:val="000801DA"/>
    <w:rsid w:val="000806AA"/>
    <w:rsid w:val="00080A39"/>
    <w:rsid w:val="00081A84"/>
    <w:rsid w:val="000825D5"/>
    <w:rsid w:val="00082803"/>
    <w:rsid w:val="00082C9A"/>
    <w:rsid w:val="00082F7E"/>
    <w:rsid w:val="00083188"/>
    <w:rsid w:val="000834A2"/>
    <w:rsid w:val="00083C35"/>
    <w:rsid w:val="00083DC2"/>
    <w:rsid w:val="000843BC"/>
    <w:rsid w:val="0008452D"/>
    <w:rsid w:val="000853DE"/>
    <w:rsid w:val="0008543F"/>
    <w:rsid w:val="00085F3D"/>
    <w:rsid w:val="00086D2C"/>
    <w:rsid w:val="00087332"/>
    <w:rsid w:val="000875B8"/>
    <w:rsid w:val="000900EB"/>
    <w:rsid w:val="00090334"/>
    <w:rsid w:val="000903B3"/>
    <w:rsid w:val="00090918"/>
    <w:rsid w:val="00090C8F"/>
    <w:rsid w:val="000910B3"/>
    <w:rsid w:val="00091155"/>
    <w:rsid w:val="000918C2"/>
    <w:rsid w:val="00091C1F"/>
    <w:rsid w:val="000927A1"/>
    <w:rsid w:val="00092AEA"/>
    <w:rsid w:val="000936D9"/>
    <w:rsid w:val="00093883"/>
    <w:rsid w:val="00093AE5"/>
    <w:rsid w:val="00093C74"/>
    <w:rsid w:val="00093F8D"/>
    <w:rsid w:val="000947C9"/>
    <w:rsid w:val="000948A9"/>
    <w:rsid w:val="00094933"/>
    <w:rsid w:val="00094A84"/>
    <w:rsid w:val="00094B31"/>
    <w:rsid w:val="00094CE1"/>
    <w:rsid w:val="00094CF7"/>
    <w:rsid w:val="0009546B"/>
    <w:rsid w:val="0009609B"/>
    <w:rsid w:val="00096EE9"/>
    <w:rsid w:val="000970DC"/>
    <w:rsid w:val="00097A8E"/>
    <w:rsid w:val="00097B62"/>
    <w:rsid w:val="000A0729"/>
    <w:rsid w:val="000A088D"/>
    <w:rsid w:val="000A09EC"/>
    <w:rsid w:val="000A156D"/>
    <w:rsid w:val="000A1BD4"/>
    <w:rsid w:val="000A1DFC"/>
    <w:rsid w:val="000A2A5F"/>
    <w:rsid w:val="000A35D1"/>
    <w:rsid w:val="000A3899"/>
    <w:rsid w:val="000A4538"/>
    <w:rsid w:val="000A485C"/>
    <w:rsid w:val="000A4D5A"/>
    <w:rsid w:val="000A4D7F"/>
    <w:rsid w:val="000A4D9C"/>
    <w:rsid w:val="000A5174"/>
    <w:rsid w:val="000A5732"/>
    <w:rsid w:val="000A5CC7"/>
    <w:rsid w:val="000A6153"/>
    <w:rsid w:val="000A641C"/>
    <w:rsid w:val="000A67E3"/>
    <w:rsid w:val="000A6C2E"/>
    <w:rsid w:val="000A782B"/>
    <w:rsid w:val="000A7A10"/>
    <w:rsid w:val="000B0DA5"/>
    <w:rsid w:val="000B15B8"/>
    <w:rsid w:val="000B1974"/>
    <w:rsid w:val="000B20EA"/>
    <w:rsid w:val="000B220F"/>
    <w:rsid w:val="000B242D"/>
    <w:rsid w:val="000B25D8"/>
    <w:rsid w:val="000B2DE3"/>
    <w:rsid w:val="000B3FD0"/>
    <w:rsid w:val="000B4238"/>
    <w:rsid w:val="000B4C6C"/>
    <w:rsid w:val="000B4C93"/>
    <w:rsid w:val="000B56B6"/>
    <w:rsid w:val="000B57D7"/>
    <w:rsid w:val="000B59C0"/>
    <w:rsid w:val="000B5B0A"/>
    <w:rsid w:val="000B65D5"/>
    <w:rsid w:val="000B747A"/>
    <w:rsid w:val="000B77DA"/>
    <w:rsid w:val="000B7AAE"/>
    <w:rsid w:val="000B7CF9"/>
    <w:rsid w:val="000C083C"/>
    <w:rsid w:val="000C0CE3"/>
    <w:rsid w:val="000C12A6"/>
    <w:rsid w:val="000C1A92"/>
    <w:rsid w:val="000C2627"/>
    <w:rsid w:val="000C282D"/>
    <w:rsid w:val="000C2CC4"/>
    <w:rsid w:val="000C3095"/>
    <w:rsid w:val="000C372D"/>
    <w:rsid w:val="000C4628"/>
    <w:rsid w:val="000C4777"/>
    <w:rsid w:val="000C498D"/>
    <w:rsid w:val="000C4B25"/>
    <w:rsid w:val="000C5317"/>
    <w:rsid w:val="000C6507"/>
    <w:rsid w:val="000C69E1"/>
    <w:rsid w:val="000D024A"/>
    <w:rsid w:val="000D07A0"/>
    <w:rsid w:val="000D0B65"/>
    <w:rsid w:val="000D133E"/>
    <w:rsid w:val="000D26C8"/>
    <w:rsid w:val="000D2B8F"/>
    <w:rsid w:val="000D4175"/>
    <w:rsid w:val="000D42D7"/>
    <w:rsid w:val="000D45BA"/>
    <w:rsid w:val="000D5ABA"/>
    <w:rsid w:val="000D5D8C"/>
    <w:rsid w:val="000D6930"/>
    <w:rsid w:val="000D69C8"/>
    <w:rsid w:val="000D6C63"/>
    <w:rsid w:val="000D714F"/>
    <w:rsid w:val="000E0C14"/>
    <w:rsid w:val="000E2ABE"/>
    <w:rsid w:val="000E2CDE"/>
    <w:rsid w:val="000E38DB"/>
    <w:rsid w:val="000E3EC8"/>
    <w:rsid w:val="000E410B"/>
    <w:rsid w:val="000E50B1"/>
    <w:rsid w:val="000E5B12"/>
    <w:rsid w:val="000E5DED"/>
    <w:rsid w:val="000E65C3"/>
    <w:rsid w:val="000E67DB"/>
    <w:rsid w:val="000E72A4"/>
    <w:rsid w:val="000F1147"/>
    <w:rsid w:val="000F187C"/>
    <w:rsid w:val="000F227F"/>
    <w:rsid w:val="000F28A2"/>
    <w:rsid w:val="000F28C0"/>
    <w:rsid w:val="000F3919"/>
    <w:rsid w:val="000F3DE4"/>
    <w:rsid w:val="000F43C6"/>
    <w:rsid w:val="000F4887"/>
    <w:rsid w:val="000F4911"/>
    <w:rsid w:val="000F4A80"/>
    <w:rsid w:val="000F4CDD"/>
    <w:rsid w:val="000F4EA4"/>
    <w:rsid w:val="000F5489"/>
    <w:rsid w:val="000F5790"/>
    <w:rsid w:val="000F6A34"/>
    <w:rsid w:val="000F6DB7"/>
    <w:rsid w:val="000F6F59"/>
    <w:rsid w:val="00100166"/>
    <w:rsid w:val="0010094E"/>
    <w:rsid w:val="00100C6C"/>
    <w:rsid w:val="001015BA"/>
    <w:rsid w:val="00102E29"/>
    <w:rsid w:val="00103264"/>
    <w:rsid w:val="0010327E"/>
    <w:rsid w:val="00103BF9"/>
    <w:rsid w:val="00103F7B"/>
    <w:rsid w:val="0010437C"/>
    <w:rsid w:val="00104638"/>
    <w:rsid w:val="00104655"/>
    <w:rsid w:val="0010482D"/>
    <w:rsid w:val="00104BF2"/>
    <w:rsid w:val="00104F9B"/>
    <w:rsid w:val="001053B6"/>
    <w:rsid w:val="001057BA"/>
    <w:rsid w:val="00105B6A"/>
    <w:rsid w:val="00105C8A"/>
    <w:rsid w:val="0010672E"/>
    <w:rsid w:val="00106EFC"/>
    <w:rsid w:val="001075AB"/>
    <w:rsid w:val="00107EE2"/>
    <w:rsid w:val="00110399"/>
    <w:rsid w:val="001103B6"/>
    <w:rsid w:val="00110706"/>
    <w:rsid w:val="00110FE6"/>
    <w:rsid w:val="00111019"/>
    <w:rsid w:val="00111CCA"/>
    <w:rsid w:val="00112364"/>
    <w:rsid w:val="001123DF"/>
    <w:rsid w:val="001124CE"/>
    <w:rsid w:val="0011346B"/>
    <w:rsid w:val="001138BD"/>
    <w:rsid w:val="00113B0C"/>
    <w:rsid w:val="00113BA9"/>
    <w:rsid w:val="001145BB"/>
    <w:rsid w:val="00115400"/>
    <w:rsid w:val="001155C4"/>
    <w:rsid w:val="001161C8"/>
    <w:rsid w:val="0011737D"/>
    <w:rsid w:val="0012009E"/>
    <w:rsid w:val="00120D36"/>
    <w:rsid w:val="00121854"/>
    <w:rsid w:val="00121929"/>
    <w:rsid w:val="00121965"/>
    <w:rsid w:val="00122070"/>
    <w:rsid w:val="0012295D"/>
    <w:rsid w:val="00122E29"/>
    <w:rsid w:val="00122FBC"/>
    <w:rsid w:val="00123638"/>
    <w:rsid w:val="001239C8"/>
    <w:rsid w:val="00123E36"/>
    <w:rsid w:val="0012416C"/>
    <w:rsid w:val="00124488"/>
    <w:rsid w:val="00124572"/>
    <w:rsid w:val="00124A3E"/>
    <w:rsid w:val="001258E2"/>
    <w:rsid w:val="00126AA8"/>
    <w:rsid w:val="00130453"/>
    <w:rsid w:val="00130486"/>
    <w:rsid w:val="001308C7"/>
    <w:rsid w:val="00131EB8"/>
    <w:rsid w:val="00132142"/>
    <w:rsid w:val="00132584"/>
    <w:rsid w:val="00132697"/>
    <w:rsid w:val="00132CCC"/>
    <w:rsid w:val="0013373C"/>
    <w:rsid w:val="00133EA6"/>
    <w:rsid w:val="0013415B"/>
    <w:rsid w:val="001347AC"/>
    <w:rsid w:val="00134AB1"/>
    <w:rsid w:val="001354AD"/>
    <w:rsid w:val="00135F9C"/>
    <w:rsid w:val="0013672B"/>
    <w:rsid w:val="00136CB9"/>
    <w:rsid w:val="0013703F"/>
    <w:rsid w:val="00137C25"/>
    <w:rsid w:val="001403A4"/>
    <w:rsid w:val="001404D3"/>
    <w:rsid w:val="00141A2F"/>
    <w:rsid w:val="00141CF0"/>
    <w:rsid w:val="00142514"/>
    <w:rsid w:val="00142719"/>
    <w:rsid w:val="00142787"/>
    <w:rsid w:val="00142BB0"/>
    <w:rsid w:val="00143F66"/>
    <w:rsid w:val="001440D3"/>
    <w:rsid w:val="001446E7"/>
    <w:rsid w:val="00144917"/>
    <w:rsid w:val="00144A34"/>
    <w:rsid w:val="00144CEE"/>
    <w:rsid w:val="00144ED1"/>
    <w:rsid w:val="00145089"/>
    <w:rsid w:val="00145467"/>
    <w:rsid w:val="00146523"/>
    <w:rsid w:val="00146CD5"/>
    <w:rsid w:val="00146F85"/>
    <w:rsid w:val="0014705B"/>
    <w:rsid w:val="001472F7"/>
    <w:rsid w:val="00147330"/>
    <w:rsid w:val="00147978"/>
    <w:rsid w:val="00147B79"/>
    <w:rsid w:val="00147D33"/>
    <w:rsid w:val="001508C2"/>
    <w:rsid w:val="00150AC0"/>
    <w:rsid w:val="00150AE7"/>
    <w:rsid w:val="00150BC3"/>
    <w:rsid w:val="00150CD5"/>
    <w:rsid w:val="00151A9F"/>
    <w:rsid w:val="00151C5A"/>
    <w:rsid w:val="00151F51"/>
    <w:rsid w:val="0015232B"/>
    <w:rsid w:val="00152A9B"/>
    <w:rsid w:val="00153001"/>
    <w:rsid w:val="001538EB"/>
    <w:rsid w:val="00154720"/>
    <w:rsid w:val="00155DED"/>
    <w:rsid w:val="0015674C"/>
    <w:rsid w:val="00156A2D"/>
    <w:rsid w:val="00156C69"/>
    <w:rsid w:val="00157268"/>
    <w:rsid w:val="0015795A"/>
    <w:rsid w:val="001579FE"/>
    <w:rsid w:val="001601DD"/>
    <w:rsid w:val="00160513"/>
    <w:rsid w:val="00160C89"/>
    <w:rsid w:val="001611CA"/>
    <w:rsid w:val="00161252"/>
    <w:rsid w:val="00161669"/>
    <w:rsid w:val="0016275F"/>
    <w:rsid w:val="00163714"/>
    <w:rsid w:val="00163B1C"/>
    <w:rsid w:val="0016476D"/>
    <w:rsid w:val="001648FB"/>
    <w:rsid w:val="00165478"/>
    <w:rsid w:val="00165511"/>
    <w:rsid w:val="001655B1"/>
    <w:rsid w:val="0016597C"/>
    <w:rsid w:val="001659B9"/>
    <w:rsid w:val="00165F8D"/>
    <w:rsid w:val="00165FE0"/>
    <w:rsid w:val="0016605E"/>
    <w:rsid w:val="00166679"/>
    <w:rsid w:val="0016690C"/>
    <w:rsid w:val="00166AFF"/>
    <w:rsid w:val="00166B7A"/>
    <w:rsid w:val="00167A22"/>
    <w:rsid w:val="00170187"/>
    <w:rsid w:val="0017087F"/>
    <w:rsid w:val="00170FD1"/>
    <w:rsid w:val="00171003"/>
    <w:rsid w:val="00171070"/>
    <w:rsid w:val="00171893"/>
    <w:rsid w:val="00171A39"/>
    <w:rsid w:val="00171ECF"/>
    <w:rsid w:val="001729D3"/>
    <w:rsid w:val="00172E33"/>
    <w:rsid w:val="0017375E"/>
    <w:rsid w:val="00173A24"/>
    <w:rsid w:val="00173DAE"/>
    <w:rsid w:val="0017407C"/>
    <w:rsid w:val="001741CF"/>
    <w:rsid w:val="00174262"/>
    <w:rsid w:val="001742CF"/>
    <w:rsid w:val="00174357"/>
    <w:rsid w:val="00174855"/>
    <w:rsid w:val="00174DB6"/>
    <w:rsid w:val="00174E86"/>
    <w:rsid w:val="00176064"/>
    <w:rsid w:val="00176BA1"/>
    <w:rsid w:val="00176E1A"/>
    <w:rsid w:val="00177691"/>
    <w:rsid w:val="00177AF0"/>
    <w:rsid w:val="00180864"/>
    <w:rsid w:val="00180E76"/>
    <w:rsid w:val="00181389"/>
    <w:rsid w:val="00181A0C"/>
    <w:rsid w:val="00182359"/>
    <w:rsid w:val="00183883"/>
    <w:rsid w:val="00183B4D"/>
    <w:rsid w:val="001847F9"/>
    <w:rsid w:val="00184A30"/>
    <w:rsid w:val="00185F46"/>
    <w:rsid w:val="00186871"/>
    <w:rsid w:val="00186D40"/>
    <w:rsid w:val="00187AFB"/>
    <w:rsid w:val="00187C63"/>
    <w:rsid w:val="00187EE4"/>
    <w:rsid w:val="00190266"/>
    <w:rsid w:val="00190A87"/>
    <w:rsid w:val="00191056"/>
    <w:rsid w:val="00191213"/>
    <w:rsid w:val="00191B64"/>
    <w:rsid w:val="00192428"/>
    <w:rsid w:val="00192942"/>
    <w:rsid w:val="00192D28"/>
    <w:rsid w:val="00193920"/>
    <w:rsid w:val="00193A29"/>
    <w:rsid w:val="00193DF7"/>
    <w:rsid w:val="00194661"/>
    <w:rsid w:val="001948BD"/>
    <w:rsid w:val="00194B76"/>
    <w:rsid w:val="00194D8B"/>
    <w:rsid w:val="00195242"/>
    <w:rsid w:val="001955FC"/>
    <w:rsid w:val="0019669B"/>
    <w:rsid w:val="001967BA"/>
    <w:rsid w:val="00196F62"/>
    <w:rsid w:val="00196FFC"/>
    <w:rsid w:val="001972FB"/>
    <w:rsid w:val="001979D9"/>
    <w:rsid w:val="001A013A"/>
    <w:rsid w:val="001A14DE"/>
    <w:rsid w:val="001A1593"/>
    <w:rsid w:val="001A2783"/>
    <w:rsid w:val="001A2842"/>
    <w:rsid w:val="001A34B4"/>
    <w:rsid w:val="001A3BC6"/>
    <w:rsid w:val="001A4EF1"/>
    <w:rsid w:val="001A5223"/>
    <w:rsid w:val="001A5AA0"/>
    <w:rsid w:val="001A5C54"/>
    <w:rsid w:val="001A62EA"/>
    <w:rsid w:val="001A6BF8"/>
    <w:rsid w:val="001A7AFF"/>
    <w:rsid w:val="001A7BAF"/>
    <w:rsid w:val="001A7DD9"/>
    <w:rsid w:val="001B0029"/>
    <w:rsid w:val="001B0D27"/>
    <w:rsid w:val="001B1712"/>
    <w:rsid w:val="001B2196"/>
    <w:rsid w:val="001B25E8"/>
    <w:rsid w:val="001B2A42"/>
    <w:rsid w:val="001B36B9"/>
    <w:rsid w:val="001B3A1C"/>
    <w:rsid w:val="001B3DAD"/>
    <w:rsid w:val="001B4514"/>
    <w:rsid w:val="001B451D"/>
    <w:rsid w:val="001B48E8"/>
    <w:rsid w:val="001B49E6"/>
    <w:rsid w:val="001B5071"/>
    <w:rsid w:val="001B51AF"/>
    <w:rsid w:val="001B55A4"/>
    <w:rsid w:val="001B57F0"/>
    <w:rsid w:val="001B5833"/>
    <w:rsid w:val="001B60C8"/>
    <w:rsid w:val="001B7632"/>
    <w:rsid w:val="001B7B9F"/>
    <w:rsid w:val="001C00B1"/>
    <w:rsid w:val="001C0918"/>
    <w:rsid w:val="001C0DAB"/>
    <w:rsid w:val="001C0E47"/>
    <w:rsid w:val="001C13BC"/>
    <w:rsid w:val="001C1D3E"/>
    <w:rsid w:val="001C36D2"/>
    <w:rsid w:val="001C457D"/>
    <w:rsid w:val="001C4703"/>
    <w:rsid w:val="001C55F1"/>
    <w:rsid w:val="001C58FD"/>
    <w:rsid w:val="001C5A26"/>
    <w:rsid w:val="001C5A2B"/>
    <w:rsid w:val="001C5D36"/>
    <w:rsid w:val="001C5E01"/>
    <w:rsid w:val="001C620F"/>
    <w:rsid w:val="001C630F"/>
    <w:rsid w:val="001C6679"/>
    <w:rsid w:val="001C6904"/>
    <w:rsid w:val="001C7921"/>
    <w:rsid w:val="001C7A7F"/>
    <w:rsid w:val="001C7C7A"/>
    <w:rsid w:val="001D1171"/>
    <w:rsid w:val="001D16F9"/>
    <w:rsid w:val="001D1742"/>
    <w:rsid w:val="001D193C"/>
    <w:rsid w:val="001D260A"/>
    <w:rsid w:val="001D27DF"/>
    <w:rsid w:val="001D2A5E"/>
    <w:rsid w:val="001D2CB6"/>
    <w:rsid w:val="001D2CBF"/>
    <w:rsid w:val="001D2DC6"/>
    <w:rsid w:val="001D36D5"/>
    <w:rsid w:val="001D3C6A"/>
    <w:rsid w:val="001D4193"/>
    <w:rsid w:val="001D4D1C"/>
    <w:rsid w:val="001D4FA9"/>
    <w:rsid w:val="001D59E2"/>
    <w:rsid w:val="001D6136"/>
    <w:rsid w:val="001D6220"/>
    <w:rsid w:val="001D6851"/>
    <w:rsid w:val="001D69E8"/>
    <w:rsid w:val="001D7534"/>
    <w:rsid w:val="001D79EC"/>
    <w:rsid w:val="001E1478"/>
    <w:rsid w:val="001E173A"/>
    <w:rsid w:val="001E19B9"/>
    <w:rsid w:val="001E201C"/>
    <w:rsid w:val="001E259F"/>
    <w:rsid w:val="001E2790"/>
    <w:rsid w:val="001E2F35"/>
    <w:rsid w:val="001E48B4"/>
    <w:rsid w:val="001E521F"/>
    <w:rsid w:val="001E570B"/>
    <w:rsid w:val="001E5B7F"/>
    <w:rsid w:val="001E5CFF"/>
    <w:rsid w:val="001E6423"/>
    <w:rsid w:val="001E6846"/>
    <w:rsid w:val="001E6AC8"/>
    <w:rsid w:val="001E780D"/>
    <w:rsid w:val="001F032B"/>
    <w:rsid w:val="001F0420"/>
    <w:rsid w:val="001F0CEA"/>
    <w:rsid w:val="001F15D2"/>
    <w:rsid w:val="001F160B"/>
    <w:rsid w:val="001F164D"/>
    <w:rsid w:val="001F17BC"/>
    <w:rsid w:val="001F1FD2"/>
    <w:rsid w:val="001F354F"/>
    <w:rsid w:val="001F38B5"/>
    <w:rsid w:val="001F3D5E"/>
    <w:rsid w:val="001F3EC4"/>
    <w:rsid w:val="001F49DD"/>
    <w:rsid w:val="001F4A46"/>
    <w:rsid w:val="001F4B94"/>
    <w:rsid w:val="001F4C22"/>
    <w:rsid w:val="001F5824"/>
    <w:rsid w:val="001F5899"/>
    <w:rsid w:val="001F5CFA"/>
    <w:rsid w:val="001F669E"/>
    <w:rsid w:val="001F6E81"/>
    <w:rsid w:val="001F6E9A"/>
    <w:rsid w:val="0020019D"/>
    <w:rsid w:val="00200213"/>
    <w:rsid w:val="00201BEA"/>
    <w:rsid w:val="002026A9"/>
    <w:rsid w:val="002030DE"/>
    <w:rsid w:val="0020429C"/>
    <w:rsid w:val="002044EF"/>
    <w:rsid w:val="00204980"/>
    <w:rsid w:val="00204B82"/>
    <w:rsid w:val="00205104"/>
    <w:rsid w:val="002052D3"/>
    <w:rsid w:val="002056FC"/>
    <w:rsid w:val="0020599E"/>
    <w:rsid w:val="00205B64"/>
    <w:rsid w:val="002064E5"/>
    <w:rsid w:val="0020665B"/>
    <w:rsid w:val="00207CCE"/>
    <w:rsid w:val="002101AD"/>
    <w:rsid w:val="0021056F"/>
    <w:rsid w:val="002107C8"/>
    <w:rsid w:val="0021140C"/>
    <w:rsid w:val="002115C4"/>
    <w:rsid w:val="00211B30"/>
    <w:rsid w:val="00211B8F"/>
    <w:rsid w:val="00212141"/>
    <w:rsid w:val="00212609"/>
    <w:rsid w:val="00212CDE"/>
    <w:rsid w:val="00212F01"/>
    <w:rsid w:val="0021325A"/>
    <w:rsid w:val="00213E43"/>
    <w:rsid w:val="00213FD1"/>
    <w:rsid w:val="00214DB8"/>
    <w:rsid w:val="00216CA0"/>
    <w:rsid w:val="00216E13"/>
    <w:rsid w:val="00217BF8"/>
    <w:rsid w:val="0022047D"/>
    <w:rsid w:val="00220D96"/>
    <w:rsid w:val="00221077"/>
    <w:rsid w:val="00222409"/>
    <w:rsid w:val="00222B4B"/>
    <w:rsid w:val="00222CC7"/>
    <w:rsid w:val="002230CB"/>
    <w:rsid w:val="002234EB"/>
    <w:rsid w:val="00223BC1"/>
    <w:rsid w:val="002243B1"/>
    <w:rsid w:val="002245C8"/>
    <w:rsid w:val="00224E4F"/>
    <w:rsid w:val="0022542A"/>
    <w:rsid w:val="00225592"/>
    <w:rsid w:val="0022732A"/>
    <w:rsid w:val="00227622"/>
    <w:rsid w:val="0022772D"/>
    <w:rsid w:val="0022799B"/>
    <w:rsid w:val="00227AC0"/>
    <w:rsid w:val="00227D6C"/>
    <w:rsid w:val="0023185C"/>
    <w:rsid w:val="00231912"/>
    <w:rsid w:val="002329FF"/>
    <w:rsid w:val="00233558"/>
    <w:rsid w:val="00233C21"/>
    <w:rsid w:val="00234546"/>
    <w:rsid w:val="00234EB4"/>
    <w:rsid w:val="0023504C"/>
    <w:rsid w:val="00235916"/>
    <w:rsid w:val="00235CBA"/>
    <w:rsid w:val="00236134"/>
    <w:rsid w:val="00236845"/>
    <w:rsid w:val="00237590"/>
    <w:rsid w:val="00237BD3"/>
    <w:rsid w:val="00237C8C"/>
    <w:rsid w:val="00237FC4"/>
    <w:rsid w:val="00237FD7"/>
    <w:rsid w:val="002408B4"/>
    <w:rsid w:val="00240BF1"/>
    <w:rsid w:val="002410BA"/>
    <w:rsid w:val="002416DD"/>
    <w:rsid w:val="00242210"/>
    <w:rsid w:val="002424BB"/>
    <w:rsid w:val="00242E6A"/>
    <w:rsid w:val="0024351B"/>
    <w:rsid w:val="00243A3D"/>
    <w:rsid w:val="00243BA4"/>
    <w:rsid w:val="00243DD7"/>
    <w:rsid w:val="0024412D"/>
    <w:rsid w:val="00244F76"/>
    <w:rsid w:val="00244FF0"/>
    <w:rsid w:val="00245447"/>
    <w:rsid w:val="00245A10"/>
    <w:rsid w:val="00245C4A"/>
    <w:rsid w:val="00245DDE"/>
    <w:rsid w:val="002465D5"/>
    <w:rsid w:val="00246889"/>
    <w:rsid w:val="0024751B"/>
    <w:rsid w:val="00247D1B"/>
    <w:rsid w:val="002512D1"/>
    <w:rsid w:val="00251490"/>
    <w:rsid w:val="00251B2B"/>
    <w:rsid w:val="00251E42"/>
    <w:rsid w:val="00252E2A"/>
    <w:rsid w:val="00253FBE"/>
    <w:rsid w:val="00253FC5"/>
    <w:rsid w:val="002546B5"/>
    <w:rsid w:val="00255A2E"/>
    <w:rsid w:val="00255A45"/>
    <w:rsid w:val="00255F8D"/>
    <w:rsid w:val="0025653A"/>
    <w:rsid w:val="00256C9E"/>
    <w:rsid w:val="00257023"/>
    <w:rsid w:val="0025778D"/>
    <w:rsid w:val="0025795C"/>
    <w:rsid w:val="00257D86"/>
    <w:rsid w:val="0026035B"/>
    <w:rsid w:val="00260748"/>
    <w:rsid w:val="00261089"/>
    <w:rsid w:val="0026173B"/>
    <w:rsid w:val="002617C3"/>
    <w:rsid w:val="00261A2A"/>
    <w:rsid w:val="002624AF"/>
    <w:rsid w:val="00262939"/>
    <w:rsid w:val="00262AC9"/>
    <w:rsid w:val="00262DE5"/>
    <w:rsid w:val="002636FD"/>
    <w:rsid w:val="002644F3"/>
    <w:rsid w:val="0026507A"/>
    <w:rsid w:val="00265FE2"/>
    <w:rsid w:val="002661AB"/>
    <w:rsid w:val="0026738B"/>
    <w:rsid w:val="00267ACC"/>
    <w:rsid w:val="00267B26"/>
    <w:rsid w:val="00267D8C"/>
    <w:rsid w:val="00267DD0"/>
    <w:rsid w:val="002705AC"/>
    <w:rsid w:val="0027135F"/>
    <w:rsid w:val="0027195E"/>
    <w:rsid w:val="00271A25"/>
    <w:rsid w:val="00271CEC"/>
    <w:rsid w:val="00271FD2"/>
    <w:rsid w:val="0027205A"/>
    <w:rsid w:val="002721AD"/>
    <w:rsid w:val="002723C3"/>
    <w:rsid w:val="00272C48"/>
    <w:rsid w:val="00273748"/>
    <w:rsid w:val="0027451C"/>
    <w:rsid w:val="00274A89"/>
    <w:rsid w:val="00274FD5"/>
    <w:rsid w:val="002753B2"/>
    <w:rsid w:val="00275A4F"/>
    <w:rsid w:val="00277192"/>
    <w:rsid w:val="00277E3C"/>
    <w:rsid w:val="00280BC8"/>
    <w:rsid w:val="00281EA0"/>
    <w:rsid w:val="002827C6"/>
    <w:rsid w:val="00282D0E"/>
    <w:rsid w:val="00282EDB"/>
    <w:rsid w:val="00282F0A"/>
    <w:rsid w:val="00282F81"/>
    <w:rsid w:val="00282F96"/>
    <w:rsid w:val="002833A1"/>
    <w:rsid w:val="0028379F"/>
    <w:rsid w:val="002838BA"/>
    <w:rsid w:val="002848D3"/>
    <w:rsid w:val="00284DC2"/>
    <w:rsid w:val="00285590"/>
    <w:rsid w:val="00285DDE"/>
    <w:rsid w:val="0028611B"/>
    <w:rsid w:val="00286CFC"/>
    <w:rsid w:val="00286E64"/>
    <w:rsid w:val="00287E17"/>
    <w:rsid w:val="00290D39"/>
    <w:rsid w:val="00290DD0"/>
    <w:rsid w:val="00290EF4"/>
    <w:rsid w:val="00290F94"/>
    <w:rsid w:val="002914CF"/>
    <w:rsid w:val="002914FD"/>
    <w:rsid w:val="002918F8"/>
    <w:rsid w:val="0029195A"/>
    <w:rsid w:val="0029292A"/>
    <w:rsid w:val="00293F05"/>
    <w:rsid w:val="00294906"/>
    <w:rsid w:val="002950A6"/>
    <w:rsid w:val="0029526C"/>
    <w:rsid w:val="00296741"/>
    <w:rsid w:val="00297066"/>
    <w:rsid w:val="00297B4D"/>
    <w:rsid w:val="00297F72"/>
    <w:rsid w:val="00297F7B"/>
    <w:rsid w:val="002A0272"/>
    <w:rsid w:val="002A093E"/>
    <w:rsid w:val="002A18C7"/>
    <w:rsid w:val="002A25EC"/>
    <w:rsid w:val="002A2608"/>
    <w:rsid w:val="002A2C58"/>
    <w:rsid w:val="002A2D24"/>
    <w:rsid w:val="002A4359"/>
    <w:rsid w:val="002A46AB"/>
    <w:rsid w:val="002A4910"/>
    <w:rsid w:val="002A55FF"/>
    <w:rsid w:val="002A5C21"/>
    <w:rsid w:val="002A5F0C"/>
    <w:rsid w:val="002B0514"/>
    <w:rsid w:val="002B0739"/>
    <w:rsid w:val="002B1894"/>
    <w:rsid w:val="002B1CEE"/>
    <w:rsid w:val="002B1E82"/>
    <w:rsid w:val="002B2745"/>
    <w:rsid w:val="002B2BEF"/>
    <w:rsid w:val="002B30EB"/>
    <w:rsid w:val="002B4735"/>
    <w:rsid w:val="002B4F1D"/>
    <w:rsid w:val="002B587B"/>
    <w:rsid w:val="002B5D34"/>
    <w:rsid w:val="002B67F5"/>
    <w:rsid w:val="002B7B0B"/>
    <w:rsid w:val="002B7E2E"/>
    <w:rsid w:val="002B7FB2"/>
    <w:rsid w:val="002C00E8"/>
    <w:rsid w:val="002C057C"/>
    <w:rsid w:val="002C0AC3"/>
    <w:rsid w:val="002C0AF1"/>
    <w:rsid w:val="002C13C9"/>
    <w:rsid w:val="002C1621"/>
    <w:rsid w:val="002C18D4"/>
    <w:rsid w:val="002C201C"/>
    <w:rsid w:val="002C2331"/>
    <w:rsid w:val="002C2B9E"/>
    <w:rsid w:val="002C2CC3"/>
    <w:rsid w:val="002C2D33"/>
    <w:rsid w:val="002C3509"/>
    <w:rsid w:val="002C4F10"/>
    <w:rsid w:val="002C4FFE"/>
    <w:rsid w:val="002C6DD5"/>
    <w:rsid w:val="002C7744"/>
    <w:rsid w:val="002C7885"/>
    <w:rsid w:val="002C7AB8"/>
    <w:rsid w:val="002D0173"/>
    <w:rsid w:val="002D0625"/>
    <w:rsid w:val="002D065A"/>
    <w:rsid w:val="002D07DA"/>
    <w:rsid w:val="002D08BA"/>
    <w:rsid w:val="002D1ADB"/>
    <w:rsid w:val="002D1B09"/>
    <w:rsid w:val="002D2657"/>
    <w:rsid w:val="002D2768"/>
    <w:rsid w:val="002D29AA"/>
    <w:rsid w:val="002D2D94"/>
    <w:rsid w:val="002D347B"/>
    <w:rsid w:val="002D34A6"/>
    <w:rsid w:val="002D3580"/>
    <w:rsid w:val="002D3600"/>
    <w:rsid w:val="002D46AF"/>
    <w:rsid w:val="002D4F63"/>
    <w:rsid w:val="002D5222"/>
    <w:rsid w:val="002D5347"/>
    <w:rsid w:val="002D6F7D"/>
    <w:rsid w:val="002D7730"/>
    <w:rsid w:val="002E0C26"/>
    <w:rsid w:val="002E178E"/>
    <w:rsid w:val="002E211A"/>
    <w:rsid w:val="002E2A3B"/>
    <w:rsid w:val="002E3199"/>
    <w:rsid w:val="002E5E5F"/>
    <w:rsid w:val="002E5FD6"/>
    <w:rsid w:val="002E6DBB"/>
    <w:rsid w:val="002E738B"/>
    <w:rsid w:val="002F0D2F"/>
    <w:rsid w:val="002F0D41"/>
    <w:rsid w:val="002F1157"/>
    <w:rsid w:val="002F18EB"/>
    <w:rsid w:val="002F1D55"/>
    <w:rsid w:val="002F24D4"/>
    <w:rsid w:val="002F3104"/>
    <w:rsid w:val="002F31BE"/>
    <w:rsid w:val="002F3275"/>
    <w:rsid w:val="002F3692"/>
    <w:rsid w:val="002F3E3E"/>
    <w:rsid w:val="002F48BB"/>
    <w:rsid w:val="002F493C"/>
    <w:rsid w:val="002F4A7A"/>
    <w:rsid w:val="002F5A22"/>
    <w:rsid w:val="002F6059"/>
    <w:rsid w:val="002F64B7"/>
    <w:rsid w:val="002F7D35"/>
    <w:rsid w:val="00300A06"/>
    <w:rsid w:val="003013C7"/>
    <w:rsid w:val="0030179D"/>
    <w:rsid w:val="003028A5"/>
    <w:rsid w:val="003028B5"/>
    <w:rsid w:val="0030291A"/>
    <w:rsid w:val="00302A8D"/>
    <w:rsid w:val="003030C5"/>
    <w:rsid w:val="003032EC"/>
    <w:rsid w:val="0030338E"/>
    <w:rsid w:val="00303738"/>
    <w:rsid w:val="003039EC"/>
    <w:rsid w:val="00304412"/>
    <w:rsid w:val="003044CC"/>
    <w:rsid w:val="003046EC"/>
    <w:rsid w:val="00305BF6"/>
    <w:rsid w:val="00306798"/>
    <w:rsid w:val="00307BDB"/>
    <w:rsid w:val="00307EC8"/>
    <w:rsid w:val="00310601"/>
    <w:rsid w:val="0031080A"/>
    <w:rsid w:val="00310C37"/>
    <w:rsid w:val="0031132C"/>
    <w:rsid w:val="00311853"/>
    <w:rsid w:val="003122F6"/>
    <w:rsid w:val="003128D9"/>
    <w:rsid w:val="003134C4"/>
    <w:rsid w:val="003135F8"/>
    <w:rsid w:val="0031398C"/>
    <w:rsid w:val="0031407D"/>
    <w:rsid w:val="003141EF"/>
    <w:rsid w:val="00314674"/>
    <w:rsid w:val="00314CA1"/>
    <w:rsid w:val="00314FA1"/>
    <w:rsid w:val="003150F9"/>
    <w:rsid w:val="00315187"/>
    <w:rsid w:val="003159BE"/>
    <w:rsid w:val="00315D97"/>
    <w:rsid w:val="00316DA1"/>
    <w:rsid w:val="0031764A"/>
    <w:rsid w:val="00320885"/>
    <w:rsid w:val="00320898"/>
    <w:rsid w:val="003209AD"/>
    <w:rsid w:val="00321A3B"/>
    <w:rsid w:val="00321BAB"/>
    <w:rsid w:val="003224B2"/>
    <w:rsid w:val="00322660"/>
    <w:rsid w:val="00322834"/>
    <w:rsid w:val="00323498"/>
    <w:rsid w:val="00323BE8"/>
    <w:rsid w:val="00323E93"/>
    <w:rsid w:val="00323EBE"/>
    <w:rsid w:val="003244EE"/>
    <w:rsid w:val="0032456E"/>
    <w:rsid w:val="0032564B"/>
    <w:rsid w:val="00325A3D"/>
    <w:rsid w:val="00325C1D"/>
    <w:rsid w:val="003266DA"/>
    <w:rsid w:val="00326FA8"/>
    <w:rsid w:val="0032738D"/>
    <w:rsid w:val="003275CE"/>
    <w:rsid w:val="00330326"/>
    <w:rsid w:val="00330B4E"/>
    <w:rsid w:val="00331080"/>
    <w:rsid w:val="003310FE"/>
    <w:rsid w:val="00331BB2"/>
    <w:rsid w:val="003321C9"/>
    <w:rsid w:val="00332A16"/>
    <w:rsid w:val="00333586"/>
    <w:rsid w:val="003343B5"/>
    <w:rsid w:val="00334482"/>
    <w:rsid w:val="003348D9"/>
    <w:rsid w:val="00334A86"/>
    <w:rsid w:val="00335657"/>
    <w:rsid w:val="00335A42"/>
    <w:rsid w:val="00335C59"/>
    <w:rsid w:val="00336313"/>
    <w:rsid w:val="003364FE"/>
    <w:rsid w:val="00337A1D"/>
    <w:rsid w:val="00337C3B"/>
    <w:rsid w:val="00340042"/>
    <w:rsid w:val="003403DD"/>
    <w:rsid w:val="003411F5"/>
    <w:rsid w:val="003416BA"/>
    <w:rsid w:val="00341EC9"/>
    <w:rsid w:val="00342774"/>
    <w:rsid w:val="003447E1"/>
    <w:rsid w:val="00344916"/>
    <w:rsid w:val="00344AE7"/>
    <w:rsid w:val="00344D0B"/>
    <w:rsid w:val="003455C3"/>
    <w:rsid w:val="00346262"/>
    <w:rsid w:val="00346545"/>
    <w:rsid w:val="003469F1"/>
    <w:rsid w:val="00347660"/>
    <w:rsid w:val="003477C2"/>
    <w:rsid w:val="00347806"/>
    <w:rsid w:val="00347D73"/>
    <w:rsid w:val="00347E4A"/>
    <w:rsid w:val="0035149B"/>
    <w:rsid w:val="003519B8"/>
    <w:rsid w:val="00351D43"/>
    <w:rsid w:val="00351EDF"/>
    <w:rsid w:val="0035244B"/>
    <w:rsid w:val="00352950"/>
    <w:rsid w:val="00352958"/>
    <w:rsid w:val="00353EC2"/>
    <w:rsid w:val="003543A5"/>
    <w:rsid w:val="0035528C"/>
    <w:rsid w:val="0035533C"/>
    <w:rsid w:val="00355426"/>
    <w:rsid w:val="003556B9"/>
    <w:rsid w:val="00355821"/>
    <w:rsid w:val="00355BCF"/>
    <w:rsid w:val="00355E06"/>
    <w:rsid w:val="0035691A"/>
    <w:rsid w:val="00356D26"/>
    <w:rsid w:val="003574DB"/>
    <w:rsid w:val="00357692"/>
    <w:rsid w:val="00360DCE"/>
    <w:rsid w:val="0036144E"/>
    <w:rsid w:val="00361E49"/>
    <w:rsid w:val="003620BE"/>
    <w:rsid w:val="003621B5"/>
    <w:rsid w:val="003624E1"/>
    <w:rsid w:val="00362651"/>
    <w:rsid w:val="0036291B"/>
    <w:rsid w:val="0036298E"/>
    <w:rsid w:val="00363295"/>
    <w:rsid w:val="003632C4"/>
    <w:rsid w:val="00363699"/>
    <w:rsid w:val="00363B75"/>
    <w:rsid w:val="00364463"/>
    <w:rsid w:val="003645F0"/>
    <w:rsid w:val="00365473"/>
    <w:rsid w:val="003659B6"/>
    <w:rsid w:val="003665D6"/>
    <w:rsid w:val="003670FC"/>
    <w:rsid w:val="00371381"/>
    <w:rsid w:val="00371470"/>
    <w:rsid w:val="0037181D"/>
    <w:rsid w:val="00372016"/>
    <w:rsid w:val="00372E4E"/>
    <w:rsid w:val="00373039"/>
    <w:rsid w:val="00373626"/>
    <w:rsid w:val="003738B4"/>
    <w:rsid w:val="00373C13"/>
    <w:rsid w:val="00374361"/>
    <w:rsid w:val="00374C84"/>
    <w:rsid w:val="003751D3"/>
    <w:rsid w:val="003764D8"/>
    <w:rsid w:val="003765B8"/>
    <w:rsid w:val="00376BD9"/>
    <w:rsid w:val="00377B9B"/>
    <w:rsid w:val="003803F5"/>
    <w:rsid w:val="0038067D"/>
    <w:rsid w:val="00380CCA"/>
    <w:rsid w:val="00380E0D"/>
    <w:rsid w:val="00381003"/>
    <w:rsid w:val="00381620"/>
    <w:rsid w:val="003817D0"/>
    <w:rsid w:val="00381C16"/>
    <w:rsid w:val="0038217C"/>
    <w:rsid w:val="003827B8"/>
    <w:rsid w:val="00382D6F"/>
    <w:rsid w:val="003831C6"/>
    <w:rsid w:val="0038331F"/>
    <w:rsid w:val="0038357F"/>
    <w:rsid w:val="003836C5"/>
    <w:rsid w:val="00383AA3"/>
    <w:rsid w:val="00383F13"/>
    <w:rsid w:val="00384135"/>
    <w:rsid w:val="0038468D"/>
    <w:rsid w:val="00384D7B"/>
    <w:rsid w:val="003855BB"/>
    <w:rsid w:val="00385F44"/>
    <w:rsid w:val="0038629D"/>
    <w:rsid w:val="003867AB"/>
    <w:rsid w:val="003867DE"/>
    <w:rsid w:val="00387047"/>
    <w:rsid w:val="003874F9"/>
    <w:rsid w:val="003879C2"/>
    <w:rsid w:val="00387C62"/>
    <w:rsid w:val="00387C73"/>
    <w:rsid w:val="00390062"/>
    <w:rsid w:val="00390D22"/>
    <w:rsid w:val="0039128E"/>
    <w:rsid w:val="003921B4"/>
    <w:rsid w:val="003923EC"/>
    <w:rsid w:val="0039258B"/>
    <w:rsid w:val="0039287F"/>
    <w:rsid w:val="00392FCA"/>
    <w:rsid w:val="00393324"/>
    <w:rsid w:val="003948B4"/>
    <w:rsid w:val="00394E2F"/>
    <w:rsid w:val="003950CD"/>
    <w:rsid w:val="00395C2E"/>
    <w:rsid w:val="00395DAE"/>
    <w:rsid w:val="00397355"/>
    <w:rsid w:val="003975FA"/>
    <w:rsid w:val="003979FB"/>
    <w:rsid w:val="00397CDB"/>
    <w:rsid w:val="003A0871"/>
    <w:rsid w:val="003A0DF4"/>
    <w:rsid w:val="003A19EE"/>
    <w:rsid w:val="003A220B"/>
    <w:rsid w:val="003A2A0C"/>
    <w:rsid w:val="003A2DE1"/>
    <w:rsid w:val="003A37D5"/>
    <w:rsid w:val="003A3B43"/>
    <w:rsid w:val="003A3C25"/>
    <w:rsid w:val="003A4340"/>
    <w:rsid w:val="003A49CF"/>
    <w:rsid w:val="003A4D34"/>
    <w:rsid w:val="003A574E"/>
    <w:rsid w:val="003A5F4E"/>
    <w:rsid w:val="003A6627"/>
    <w:rsid w:val="003A6726"/>
    <w:rsid w:val="003A6D2B"/>
    <w:rsid w:val="003A6DC8"/>
    <w:rsid w:val="003A6EC0"/>
    <w:rsid w:val="003A6F48"/>
    <w:rsid w:val="003A76AF"/>
    <w:rsid w:val="003A7854"/>
    <w:rsid w:val="003B05D7"/>
    <w:rsid w:val="003B0837"/>
    <w:rsid w:val="003B1B23"/>
    <w:rsid w:val="003B28D1"/>
    <w:rsid w:val="003B29A3"/>
    <w:rsid w:val="003B3DE4"/>
    <w:rsid w:val="003B3F2B"/>
    <w:rsid w:val="003B4B74"/>
    <w:rsid w:val="003B4C2C"/>
    <w:rsid w:val="003B541B"/>
    <w:rsid w:val="003B585A"/>
    <w:rsid w:val="003B5C7B"/>
    <w:rsid w:val="003B5D3F"/>
    <w:rsid w:val="003B633E"/>
    <w:rsid w:val="003B6BAC"/>
    <w:rsid w:val="003B6D12"/>
    <w:rsid w:val="003C0A50"/>
    <w:rsid w:val="003C0EF1"/>
    <w:rsid w:val="003C15CC"/>
    <w:rsid w:val="003C201E"/>
    <w:rsid w:val="003C2237"/>
    <w:rsid w:val="003C2323"/>
    <w:rsid w:val="003C2736"/>
    <w:rsid w:val="003C2BC1"/>
    <w:rsid w:val="003C301C"/>
    <w:rsid w:val="003C38AC"/>
    <w:rsid w:val="003C4009"/>
    <w:rsid w:val="003C4288"/>
    <w:rsid w:val="003C45A9"/>
    <w:rsid w:val="003C5228"/>
    <w:rsid w:val="003C5586"/>
    <w:rsid w:val="003C5B6F"/>
    <w:rsid w:val="003C5DA7"/>
    <w:rsid w:val="003C5DE8"/>
    <w:rsid w:val="003C65AA"/>
    <w:rsid w:val="003C6769"/>
    <w:rsid w:val="003C6AF8"/>
    <w:rsid w:val="003C6C2A"/>
    <w:rsid w:val="003C6E12"/>
    <w:rsid w:val="003C7264"/>
    <w:rsid w:val="003C77B8"/>
    <w:rsid w:val="003C7810"/>
    <w:rsid w:val="003D00AB"/>
    <w:rsid w:val="003D0CB9"/>
    <w:rsid w:val="003D1218"/>
    <w:rsid w:val="003D129D"/>
    <w:rsid w:val="003D24F4"/>
    <w:rsid w:val="003D253F"/>
    <w:rsid w:val="003D27E4"/>
    <w:rsid w:val="003D34B8"/>
    <w:rsid w:val="003D3931"/>
    <w:rsid w:val="003D3A71"/>
    <w:rsid w:val="003D3B82"/>
    <w:rsid w:val="003D3D00"/>
    <w:rsid w:val="003D41FD"/>
    <w:rsid w:val="003D4A5C"/>
    <w:rsid w:val="003D4FDC"/>
    <w:rsid w:val="003D538A"/>
    <w:rsid w:val="003D5C53"/>
    <w:rsid w:val="003D710A"/>
    <w:rsid w:val="003D75EB"/>
    <w:rsid w:val="003D76F9"/>
    <w:rsid w:val="003D7D4E"/>
    <w:rsid w:val="003E003D"/>
    <w:rsid w:val="003E0778"/>
    <w:rsid w:val="003E07A6"/>
    <w:rsid w:val="003E07CC"/>
    <w:rsid w:val="003E0A09"/>
    <w:rsid w:val="003E1191"/>
    <w:rsid w:val="003E11BE"/>
    <w:rsid w:val="003E1B91"/>
    <w:rsid w:val="003E1D26"/>
    <w:rsid w:val="003E2122"/>
    <w:rsid w:val="003E2641"/>
    <w:rsid w:val="003E2834"/>
    <w:rsid w:val="003E28D2"/>
    <w:rsid w:val="003E2A5D"/>
    <w:rsid w:val="003E3C0C"/>
    <w:rsid w:val="003E3CE8"/>
    <w:rsid w:val="003E44E6"/>
    <w:rsid w:val="003E4635"/>
    <w:rsid w:val="003E57E8"/>
    <w:rsid w:val="003E5935"/>
    <w:rsid w:val="003E5CD9"/>
    <w:rsid w:val="003E6A02"/>
    <w:rsid w:val="003E7281"/>
    <w:rsid w:val="003F0D28"/>
    <w:rsid w:val="003F0F36"/>
    <w:rsid w:val="003F13D9"/>
    <w:rsid w:val="003F26E0"/>
    <w:rsid w:val="003F3387"/>
    <w:rsid w:val="003F36AA"/>
    <w:rsid w:val="003F4DA2"/>
    <w:rsid w:val="003F6708"/>
    <w:rsid w:val="003F705A"/>
    <w:rsid w:val="003F74AC"/>
    <w:rsid w:val="003F758E"/>
    <w:rsid w:val="004016FC"/>
    <w:rsid w:val="0040175C"/>
    <w:rsid w:val="00401943"/>
    <w:rsid w:val="00402336"/>
    <w:rsid w:val="0040262E"/>
    <w:rsid w:val="00402EF2"/>
    <w:rsid w:val="004036E0"/>
    <w:rsid w:val="00403E22"/>
    <w:rsid w:val="00403EA5"/>
    <w:rsid w:val="00404418"/>
    <w:rsid w:val="00404627"/>
    <w:rsid w:val="00404D4C"/>
    <w:rsid w:val="004052CA"/>
    <w:rsid w:val="00405857"/>
    <w:rsid w:val="00405A37"/>
    <w:rsid w:val="00405CEE"/>
    <w:rsid w:val="0040642E"/>
    <w:rsid w:val="0040731A"/>
    <w:rsid w:val="0040748D"/>
    <w:rsid w:val="00407857"/>
    <w:rsid w:val="00411255"/>
    <w:rsid w:val="004112F0"/>
    <w:rsid w:val="0041179F"/>
    <w:rsid w:val="00411A05"/>
    <w:rsid w:val="00411E77"/>
    <w:rsid w:val="004121B5"/>
    <w:rsid w:val="00412ABF"/>
    <w:rsid w:val="00412C2B"/>
    <w:rsid w:val="00412CB0"/>
    <w:rsid w:val="0041349B"/>
    <w:rsid w:val="00413BB5"/>
    <w:rsid w:val="00414025"/>
    <w:rsid w:val="004163F0"/>
    <w:rsid w:val="00416920"/>
    <w:rsid w:val="00417A13"/>
    <w:rsid w:val="00417E27"/>
    <w:rsid w:val="00420562"/>
    <w:rsid w:val="00420AD8"/>
    <w:rsid w:val="00420CA6"/>
    <w:rsid w:val="00420DD4"/>
    <w:rsid w:val="004211AB"/>
    <w:rsid w:val="004212A5"/>
    <w:rsid w:val="004217D9"/>
    <w:rsid w:val="00422A46"/>
    <w:rsid w:val="0042396B"/>
    <w:rsid w:val="00423F66"/>
    <w:rsid w:val="00424EF5"/>
    <w:rsid w:val="004252D0"/>
    <w:rsid w:val="004254C1"/>
    <w:rsid w:val="00425814"/>
    <w:rsid w:val="004259AF"/>
    <w:rsid w:val="00425EC5"/>
    <w:rsid w:val="00426603"/>
    <w:rsid w:val="004271AB"/>
    <w:rsid w:val="004307F4"/>
    <w:rsid w:val="0043090C"/>
    <w:rsid w:val="004309A3"/>
    <w:rsid w:val="004310FC"/>
    <w:rsid w:val="0043132F"/>
    <w:rsid w:val="00431A34"/>
    <w:rsid w:val="0043215E"/>
    <w:rsid w:val="0043241E"/>
    <w:rsid w:val="004326AB"/>
    <w:rsid w:val="004336E2"/>
    <w:rsid w:val="004337E0"/>
    <w:rsid w:val="00433A5C"/>
    <w:rsid w:val="004347E5"/>
    <w:rsid w:val="004349CA"/>
    <w:rsid w:val="00434E96"/>
    <w:rsid w:val="00434F35"/>
    <w:rsid w:val="00435363"/>
    <w:rsid w:val="00435D7F"/>
    <w:rsid w:val="00435F8E"/>
    <w:rsid w:val="00436D61"/>
    <w:rsid w:val="004375F7"/>
    <w:rsid w:val="004376AC"/>
    <w:rsid w:val="00440303"/>
    <w:rsid w:val="004407C4"/>
    <w:rsid w:val="004411E4"/>
    <w:rsid w:val="004412F4"/>
    <w:rsid w:val="004417B7"/>
    <w:rsid w:val="0044293A"/>
    <w:rsid w:val="00442AB2"/>
    <w:rsid w:val="00442DE7"/>
    <w:rsid w:val="00443047"/>
    <w:rsid w:val="004430DD"/>
    <w:rsid w:val="00443CF3"/>
    <w:rsid w:val="004445B8"/>
    <w:rsid w:val="004445CD"/>
    <w:rsid w:val="00444991"/>
    <w:rsid w:val="0044507F"/>
    <w:rsid w:val="0044533D"/>
    <w:rsid w:val="00445858"/>
    <w:rsid w:val="00445A25"/>
    <w:rsid w:val="00445AA9"/>
    <w:rsid w:val="004463F9"/>
    <w:rsid w:val="00446599"/>
    <w:rsid w:val="004465F2"/>
    <w:rsid w:val="004467E0"/>
    <w:rsid w:val="004478CC"/>
    <w:rsid w:val="004501B2"/>
    <w:rsid w:val="0045029F"/>
    <w:rsid w:val="00450595"/>
    <w:rsid w:val="0045150C"/>
    <w:rsid w:val="00451C4C"/>
    <w:rsid w:val="00451C68"/>
    <w:rsid w:val="00451DBD"/>
    <w:rsid w:val="00451F0D"/>
    <w:rsid w:val="004520FA"/>
    <w:rsid w:val="0045298A"/>
    <w:rsid w:val="00452DED"/>
    <w:rsid w:val="00453A3A"/>
    <w:rsid w:val="00453C50"/>
    <w:rsid w:val="0045439A"/>
    <w:rsid w:val="00454472"/>
    <w:rsid w:val="00454B64"/>
    <w:rsid w:val="00454BA0"/>
    <w:rsid w:val="00454F19"/>
    <w:rsid w:val="00455179"/>
    <w:rsid w:val="0045552F"/>
    <w:rsid w:val="0045572B"/>
    <w:rsid w:val="00455E91"/>
    <w:rsid w:val="00455F92"/>
    <w:rsid w:val="0045614F"/>
    <w:rsid w:val="004568F8"/>
    <w:rsid w:val="00456E49"/>
    <w:rsid w:val="00457C7E"/>
    <w:rsid w:val="00457E24"/>
    <w:rsid w:val="00457E7C"/>
    <w:rsid w:val="0046020F"/>
    <w:rsid w:val="004604D3"/>
    <w:rsid w:val="0046050D"/>
    <w:rsid w:val="00461E21"/>
    <w:rsid w:val="00462D5A"/>
    <w:rsid w:val="0046332D"/>
    <w:rsid w:val="00463D5D"/>
    <w:rsid w:val="00467303"/>
    <w:rsid w:val="0046748C"/>
    <w:rsid w:val="0046791C"/>
    <w:rsid w:val="00467AA9"/>
    <w:rsid w:val="00470077"/>
    <w:rsid w:val="004705A4"/>
    <w:rsid w:val="00471523"/>
    <w:rsid w:val="00471D2A"/>
    <w:rsid w:val="00471F54"/>
    <w:rsid w:val="00471FF5"/>
    <w:rsid w:val="00472222"/>
    <w:rsid w:val="00472A46"/>
    <w:rsid w:val="00472C7D"/>
    <w:rsid w:val="00472F1B"/>
    <w:rsid w:val="0047387B"/>
    <w:rsid w:val="004745E2"/>
    <w:rsid w:val="00474DC4"/>
    <w:rsid w:val="004751D6"/>
    <w:rsid w:val="00475819"/>
    <w:rsid w:val="00475D08"/>
    <w:rsid w:val="00475D9E"/>
    <w:rsid w:val="00476543"/>
    <w:rsid w:val="00476822"/>
    <w:rsid w:val="004768E1"/>
    <w:rsid w:val="0047751B"/>
    <w:rsid w:val="004776E8"/>
    <w:rsid w:val="00480410"/>
    <w:rsid w:val="00480759"/>
    <w:rsid w:val="00480B94"/>
    <w:rsid w:val="0048142E"/>
    <w:rsid w:val="0048157F"/>
    <w:rsid w:val="0048158F"/>
    <w:rsid w:val="004815D7"/>
    <w:rsid w:val="00481AC5"/>
    <w:rsid w:val="0048277C"/>
    <w:rsid w:val="004827CA"/>
    <w:rsid w:val="00482FEC"/>
    <w:rsid w:val="00483943"/>
    <w:rsid w:val="00483AC0"/>
    <w:rsid w:val="004840B8"/>
    <w:rsid w:val="004850A1"/>
    <w:rsid w:val="00485A22"/>
    <w:rsid w:val="004868DC"/>
    <w:rsid w:val="00486BC3"/>
    <w:rsid w:val="00486E37"/>
    <w:rsid w:val="004875F0"/>
    <w:rsid w:val="0048780E"/>
    <w:rsid w:val="004901DD"/>
    <w:rsid w:val="00490657"/>
    <w:rsid w:val="00490B34"/>
    <w:rsid w:val="00490DF4"/>
    <w:rsid w:val="004913B9"/>
    <w:rsid w:val="0049208D"/>
    <w:rsid w:val="004924B8"/>
    <w:rsid w:val="00492702"/>
    <w:rsid w:val="00492867"/>
    <w:rsid w:val="00493B53"/>
    <w:rsid w:val="00494687"/>
    <w:rsid w:val="004949D2"/>
    <w:rsid w:val="00495048"/>
    <w:rsid w:val="00495723"/>
    <w:rsid w:val="00495943"/>
    <w:rsid w:val="004959FB"/>
    <w:rsid w:val="00495A45"/>
    <w:rsid w:val="00497136"/>
    <w:rsid w:val="004973CA"/>
    <w:rsid w:val="00497970"/>
    <w:rsid w:val="00497B69"/>
    <w:rsid w:val="00497D10"/>
    <w:rsid w:val="004A043A"/>
    <w:rsid w:val="004A0B1A"/>
    <w:rsid w:val="004A154D"/>
    <w:rsid w:val="004A172D"/>
    <w:rsid w:val="004A1EB8"/>
    <w:rsid w:val="004A2657"/>
    <w:rsid w:val="004A29EB"/>
    <w:rsid w:val="004A2BBF"/>
    <w:rsid w:val="004A2BD5"/>
    <w:rsid w:val="004A2C8B"/>
    <w:rsid w:val="004A2E2B"/>
    <w:rsid w:val="004A31A7"/>
    <w:rsid w:val="004A3A85"/>
    <w:rsid w:val="004A3B87"/>
    <w:rsid w:val="004A3CF9"/>
    <w:rsid w:val="004A5183"/>
    <w:rsid w:val="004A5573"/>
    <w:rsid w:val="004A5982"/>
    <w:rsid w:val="004A5DA8"/>
    <w:rsid w:val="004A6923"/>
    <w:rsid w:val="004A7652"/>
    <w:rsid w:val="004A7854"/>
    <w:rsid w:val="004B05AD"/>
    <w:rsid w:val="004B05D8"/>
    <w:rsid w:val="004B121F"/>
    <w:rsid w:val="004B17BA"/>
    <w:rsid w:val="004B17C3"/>
    <w:rsid w:val="004B17D3"/>
    <w:rsid w:val="004B1F37"/>
    <w:rsid w:val="004B2036"/>
    <w:rsid w:val="004B27A3"/>
    <w:rsid w:val="004B2843"/>
    <w:rsid w:val="004B2905"/>
    <w:rsid w:val="004B3329"/>
    <w:rsid w:val="004B36D7"/>
    <w:rsid w:val="004B3EF6"/>
    <w:rsid w:val="004B44AC"/>
    <w:rsid w:val="004B5651"/>
    <w:rsid w:val="004B56A6"/>
    <w:rsid w:val="004B5992"/>
    <w:rsid w:val="004B5AB6"/>
    <w:rsid w:val="004B5F23"/>
    <w:rsid w:val="004B6727"/>
    <w:rsid w:val="004B6A4E"/>
    <w:rsid w:val="004B6B78"/>
    <w:rsid w:val="004B6EB8"/>
    <w:rsid w:val="004B72E6"/>
    <w:rsid w:val="004B76F8"/>
    <w:rsid w:val="004B79BE"/>
    <w:rsid w:val="004B7E89"/>
    <w:rsid w:val="004B7F38"/>
    <w:rsid w:val="004C0EC3"/>
    <w:rsid w:val="004C0F6E"/>
    <w:rsid w:val="004C0FB0"/>
    <w:rsid w:val="004C1C9B"/>
    <w:rsid w:val="004C1DBC"/>
    <w:rsid w:val="004C3650"/>
    <w:rsid w:val="004C3D13"/>
    <w:rsid w:val="004C4F82"/>
    <w:rsid w:val="004C52C7"/>
    <w:rsid w:val="004C5686"/>
    <w:rsid w:val="004C57B9"/>
    <w:rsid w:val="004C5C4B"/>
    <w:rsid w:val="004C7768"/>
    <w:rsid w:val="004D0869"/>
    <w:rsid w:val="004D086B"/>
    <w:rsid w:val="004D0E6B"/>
    <w:rsid w:val="004D0F1C"/>
    <w:rsid w:val="004D1E7B"/>
    <w:rsid w:val="004D200E"/>
    <w:rsid w:val="004D21B2"/>
    <w:rsid w:val="004D25FF"/>
    <w:rsid w:val="004D2AD5"/>
    <w:rsid w:val="004D2C28"/>
    <w:rsid w:val="004D2CE5"/>
    <w:rsid w:val="004D2D90"/>
    <w:rsid w:val="004D3A17"/>
    <w:rsid w:val="004D48CA"/>
    <w:rsid w:val="004D52FA"/>
    <w:rsid w:val="004D5568"/>
    <w:rsid w:val="004D5692"/>
    <w:rsid w:val="004D5AA7"/>
    <w:rsid w:val="004D60A1"/>
    <w:rsid w:val="004D6866"/>
    <w:rsid w:val="004D6D42"/>
    <w:rsid w:val="004D6DFF"/>
    <w:rsid w:val="004D6EA1"/>
    <w:rsid w:val="004D7B38"/>
    <w:rsid w:val="004E0146"/>
    <w:rsid w:val="004E1132"/>
    <w:rsid w:val="004E2FD8"/>
    <w:rsid w:val="004E358E"/>
    <w:rsid w:val="004E3B23"/>
    <w:rsid w:val="004E46B8"/>
    <w:rsid w:val="004E4B1D"/>
    <w:rsid w:val="004E542B"/>
    <w:rsid w:val="004E59E5"/>
    <w:rsid w:val="004E5A84"/>
    <w:rsid w:val="004E7173"/>
    <w:rsid w:val="004E7C92"/>
    <w:rsid w:val="004F0E1E"/>
    <w:rsid w:val="004F1A30"/>
    <w:rsid w:val="004F1C3C"/>
    <w:rsid w:val="004F3070"/>
    <w:rsid w:val="004F42CA"/>
    <w:rsid w:val="004F45B9"/>
    <w:rsid w:val="004F45BA"/>
    <w:rsid w:val="004F49F9"/>
    <w:rsid w:val="004F511B"/>
    <w:rsid w:val="004F591D"/>
    <w:rsid w:val="004F5CDD"/>
    <w:rsid w:val="004F60A3"/>
    <w:rsid w:val="004F6B8C"/>
    <w:rsid w:val="004F7104"/>
    <w:rsid w:val="005014FF"/>
    <w:rsid w:val="00501C76"/>
    <w:rsid w:val="00503182"/>
    <w:rsid w:val="00503271"/>
    <w:rsid w:val="00503540"/>
    <w:rsid w:val="00503CEC"/>
    <w:rsid w:val="00503DB4"/>
    <w:rsid w:val="005047B9"/>
    <w:rsid w:val="00504A1F"/>
    <w:rsid w:val="00504D79"/>
    <w:rsid w:val="00504DFD"/>
    <w:rsid w:val="00505530"/>
    <w:rsid w:val="00505D2E"/>
    <w:rsid w:val="00507351"/>
    <w:rsid w:val="00507665"/>
    <w:rsid w:val="005077EF"/>
    <w:rsid w:val="005079D9"/>
    <w:rsid w:val="00510A0F"/>
    <w:rsid w:val="00511280"/>
    <w:rsid w:val="00511402"/>
    <w:rsid w:val="00511700"/>
    <w:rsid w:val="00512120"/>
    <w:rsid w:val="00512137"/>
    <w:rsid w:val="00512372"/>
    <w:rsid w:val="00512B68"/>
    <w:rsid w:val="00512B89"/>
    <w:rsid w:val="00512C60"/>
    <w:rsid w:val="00512EBA"/>
    <w:rsid w:val="00513B13"/>
    <w:rsid w:val="00514105"/>
    <w:rsid w:val="00514394"/>
    <w:rsid w:val="005143C0"/>
    <w:rsid w:val="00515313"/>
    <w:rsid w:val="0051579C"/>
    <w:rsid w:val="005158B8"/>
    <w:rsid w:val="00516ADD"/>
    <w:rsid w:val="00516F81"/>
    <w:rsid w:val="00517448"/>
    <w:rsid w:val="005178A1"/>
    <w:rsid w:val="00517C89"/>
    <w:rsid w:val="0052082B"/>
    <w:rsid w:val="00521359"/>
    <w:rsid w:val="00521BDC"/>
    <w:rsid w:val="00521DEB"/>
    <w:rsid w:val="005224E6"/>
    <w:rsid w:val="00524187"/>
    <w:rsid w:val="005250B5"/>
    <w:rsid w:val="00526212"/>
    <w:rsid w:val="00526A15"/>
    <w:rsid w:val="00526A81"/>
    <w:rsid w:val="005270CC"/>
    <w:rsid w:val="00527C31"/>
    <w:rsid w:val="005307F3"/>
    <w:rsid w:val="00530CE4"/>
    <w:rsid w:val="00530F8B"/>
    <w:rsid w:val="00531558"/>
    <w:rsid w:val="005319FF"/>
    <w:rsid w:val="00531E32"/>
    <w:rsid w:val="00531EC3"/>
    <w:rsid w:val="005327AB"/>
    <w:rsid w:val="0053290F"/>
    <w:rsid w:val="00532D9C"/>
    <w:rsid w:val="00532FD7"/>
    <w:rsid w:val="00533723"/>
    <w:rsid w:val="00533A5C"/>
    <w:rsid w:val="00534CC4"/>
    <w:rsid w:val="00534CE8"/>
    <w:rsid w:val="00535840"/>
    <w:rsid w:val="00536721"/>
    <w:rsid w:val="00536C0D"/>
    <w:rsid w:val="00537478"/>
    <w:rsid w:val="00537E37"/>
    <w:rsid w:val="00540384"/>
    <w:rsid w:val="005407E0"/>
    <w:rsid w:val="00540E3C"/>
    <w:rsid w:val="00540E7E"/>
    <w:rsid w:val="00541438"/>
    <w:rsid w:val="00541E93"/>
    <w:rsid w:val="005423B2"/>
    <w:rsid w:val="00542852"/>
    <w:rsid w:val="005431F5"/>
    <w:rsid w:val="00543591"/>
    <w:rsid w:val="00543B10"/>
    <w:rsid w:val="0054449D"/>
    <w:rsid w:val="005444AA"/>
    <w:rsid w:val="00544DE7"/>
    <w:rsid w:val="00544FBA"/>
    <w:rsid w:val="00545286"/>
    <w:rsid w:val="00545942"/>
    <w:rsid w:val="005459C8"/>
    <w:rsid w:val="00545AC9"/>
    <w:rsid w:val="00545EE3"/>
    <w:rsid w:val="00546517"/>
    <w:rsid w:val="005466E1"/>
    <w:rsid w:val="00547DCA"/>
    <w:rsid w:val="005500F4"/>
    <w:rsid w:val="0055153B"/>
    <w:rsid w:val="005527DC"/>
    <w:rsid w:val="00553137"/>
    <w:rsid w:val="005536EE"/>
    <w:rsid w:val="00554B44"/>
    <w:rsid w:val="00554ECD"/>
    <w:rsid w:val="00555B22"/>
    <w:rsid w:val="0055608D"/>
    <w:rsid w:val="00557AE6"/>
    <w:rsid w:val="00560426"/>
    <w:rsid w:val="0056042B"/>
    <w:rsid w:val="005606FF"/>
    <w:rsid w:val="00561150"/>
    <w:rsid w:val="00564043"/>
    <w:rsid w:val="005642B4"/>
    <w:rsid w:val="00564829"/>
    <w:rsid w:val="00564E86"/>
    <w:rsid w:val="00565250"/>
    <w:rsid w:val="00565C34"/>
    <w:rsid w:val="00565E17"/>
    <w:rsid w:val="005668C5"/>
    <w:rsid w:val="00566A1A"/>
    <w:rsid w:val="00566BCB"/>
    <w:rsid w:val="00566C20"/>
    <w:rsid w:val="00566E7D"/>
    <w:rsid w:val="00567561"/>
    <w:rsid w:val="00570D05"/>
    <w:rsid w:val="00571334"/>
    <w:rsid w:val="00571746"/>
    <w:rsid w:val="005717CF"/>
    <w:rsid w:val="005717D7"/>
    <w:rsid w:val="00571B25"/>
    <w:rsid w:val="00571DA3"/>
    <w:rsid w:val="0057215E"/>
    <w:rsid w:val="00572230"/>
    <w:rsid w:val="00572245"/>
    <w:rsid w:val="005724A4"/>
    <w:rsid w:val="00572559"/>
    <w:rsid w:val="00572961"/>
    <w:rsid w:val="00573722"/>
    <w:rsid w:val="0057377B"/>
    <w:rsid w:val="00573A0B"/>
    <w:rsid w:val="00573AFA"/>
    <w:rsid w:val="00573C7B"/>
    <w:rsid w:val="00573F73"/>
    <w:rsid w:val="00574346"/>
    <w:rsid w:val="005749CB"/>
    <w:rsid w:val="005751F0"/>
    <w:rsid w:val="00575583"/>
    <w:rsid w:val="00575CD9"/>
    <w:rsid w:val="00575F88"/>
    <w:rsid w:val="005764EF"/>
    <w:rsid w:val="005767F4"/>
    <w:rsid w:val="00576C3B"/>
    <w:rsid w:val="00576DA1"/>
    <w:rsid w:val="005776B1"/>
    <w:rsid w:val="00577AAD"/>
    <w:rsid w:val="005805A1"/>
    <w:rsid w:val="00580FFF"/>
    <w:rsid w:val="00581351"/>
    <w:rsid w:val="00581EE9"/>
    <w:rsid w:val="00582033"/>
    <w:rsid w:val="005826B0"/>
    <w:rsid w:val="005827A1"/>
    <w:rsid w:val="00582B01"/>
    <w:rsid w:val="0058371F"/>
    <w:rsid w:val="005840E2"/>
    <w:rsid w:val="005843D5"/>
    <w:rsid w:val="00584A8E"/>
    <w:rsid w:val="00585CAC"/>
    <w:rsid w:val="00585CD9"/>
    <w:rsid w:val="00585FE4"/>
    <w:rsid w:val="00586093"/>
    <w:rsid w:val="005860DB"/>
    <w:rsid w:val="00586E87"/>
    <w:rsid w:val="00586E9D"/>
    <w:rsid w:val="00587592"/>
    <w:rsid w:val="005875CE"/>
    <w:rsid w:val="0058765F"/>
    <w:rsid w:val="005876D1"/>
    <w:rsid w:val="00590218"/>
    <w:rsid w:val="005909B9"/>
    <w:rsid w:val="00590EB6"/>
    <w:rsid w:val="00591C2F"/>
    <w:rsid w:val="00591DD3"/>
    <w:rsid w:val="00592468"/>
    <w:rsid w:val="005926AD"/>
    <w:rsid w:val="00592889"/>
    <w:rsid w:val="00592AB7"/>
    <w:rsid w:val="00592B57"/>
    <w:rsid w:val="0059311A"/>
    <w:rsid w:val="00593EC1"/>
    <w:rsid w:val="0059461D"/>
    <w:rsid w:val="00594BD6"/>
    <w:rsid w:val="00595780"/>
    <w:rsid w:val="005958D4"/>
    <w:rsid w:val="0059593A"/>
    <w:rsid w:val="005962FA"/>
    <w:rsid w:val="005963B0"/>
    <w:rsid w:val="00596546"/>
    <w:rsid w:val="00596637"/>
    <w:rsid w:val="00596A21"/>
    <w:rsid w:val="00597333"/>
    <w:rsid w:val="005974AF"/>
    <w:rsid w:val="005974ED"/>
    <w:rsid w:val="00597E15"/>
    <w:rsid w:val="005A05EF"/>
    <w:rsid w:val="005A0DF4"/>
    <w:rsid w:val="005A1237"/>
    <w:rsid w:val="005A131C"/>
    <w:rsid w:val="005A13DC"/>
    <w:rsid w:val="005A14E2"/>
    <w:rsid w:val="005A1BCA"/>
    <w:rsid w:val="005A30C7"/>
    <w:rsid w:val="005A39BE"/>
    <w:rsid w:val="005A3DD8"/>
    <w:rsid w:val="005A3FA0"/>
    <w:rsid w:val="005A43AB"/>
    <w:rsid w:val="005A4939"/>
    <w:rsid w:val="005A49EC"/>
    <w:rsid w:val="005A4D90"/>
    <w:rsid w:val="005A5B7B"/>
    <w:rsid w:val="005A67E3"/>
    <w:rsid w:val="005A7627"/>
    <w:rsid w:val="005A77C4"/>
    <w:rsid w:val="005A7C65"/>
    <w:rsid w:val="005B0462"/>
    <w:rsid w:val="005B10CD"/>
    <w:rsid w:val="005B1499"/>
    <w:rsid w:val="005B1CCF"/>
    <w:rsid w:val="005B2A60"/>
    <w:rsid w:val="005B2B20"/>
    <w:rsid w:val="005B3551"/>
    <w:rsid w:val="005B3BDE"/>
    <w:rsid w:val="005B3DA1"/>
    <w:rsid w:val="005B48B8"/>
    <w:rsid w:val="005B4F39"/>
    <w:rsid w:val="005B5AE6"/>
    <w:rsid w:val="005B71FB"/>
    <w:rsid w:val="005B73CD"/>
    <w:rsid w:val="005B794D"/>
    <w:rsid w:val="005C03BB"/>
    <w:rsid w:val="005C349E"/>
    <w:rsid w:val="005C3570"/>
    <w:rsid w:val="005C3B88"/>
    <w:rsid w:val="005C41EE"/>
    <w:rsid w:val="005C4A05"/>
    <w:rsid w:val="005C4A93"/>
    <w:rsid w:val="005C4EAE"/>
    <w:rsid w:val="005C516A"/>
    <w:rsid w:val="005C520E"/>
    <w:rsid w:val="005C53E9"/>
    <w:rsid w:val="005C5C43"/>
    <w:rsid w:val="005C5EBC"/>
    <w:rsid w:val="005C6A06"/>
    <w:rsid w:val="005C7696"/>
    <w:rsid w:val="005C7853"/>
    <w:rsid w:val="005C7B2C"/>
    <w:rsid w:val="005D0117"/>
    <w:rsid w:val="005D0551"/>
    <w:rsid w:val="005D0963"/>
    <w:rsid w:val="005D0A91"/>
    <w:rsid w:val="005D0E32"/>
    <w:rsid w:val="005D18F9"/>
    <w:rsid w:val="005D1ACB"/>
    <w:rsid w:val="005D1E50"/>
    <w:rsid w:val="005D1E53"/>
    <w:rsid w:val="005D1EC1"/>
    <w:rsid w:val="005D2A6F"/>
    <w:rsid w:val="005D3069"/>
    <w:rsid w:val="005D35FC"/>
    <w:rsid w:val="005D3D3D"/>
    <w:rsid w:val="005D3E6B"/>
    <w:rsid w:val="005D4BDE"/>
    <w:rsid w:val="005D4FD2"/>
    <w:rsid w:val="005D6705"/>
    <w:rsid w:val="005D6834"/>
    <w:rsid w:val="005D69CA"/>
    <w:rsid w:val="005D7B18"/>
    <w:rsid w:val="005E00DB"/>
    <w:rsid w:val="005E040F"/>
    <w:rsid w:val="005E0A23"/>
    <w:rsid w:val="005E0D6A"/>
    <w:rsid w:val="005E0DE0"/>
    <w:rsid w:val="005E1462"/>
    <w:rsid w:val="005E1DC7"/>
    <w:rsid w:val="005E2987"/>
    <w:rsid w:val="005E2D43"/>
    <w:rsid w:val="005E2E59"/>
    <w:rsid w:val="005E3050"/>
    <w:rsid w:val="005E37BD"/>
    <w:rsid w:val="005E40E4"/>
    <w:rsid w:val="005E4145"/>
    <w:rsid w:val="005E470E"/>
    <w:rsid w:val="005E4C47"/>
    <w:rsid w:val="005E560D"/>
    <w:rsid w:val="005E5E30"/>
    <w:rsid w:val="005E763D"/>
    <w:rsid w:val="005E7B4F"/>
    <w:rsid w:val="005E7F14"/>
    <w:rsid w:val="005F0956"/>
    <w:rsid w:val="005F0D1E"/>
    <w:rsid w:val="005F1EBB"/>
    <w:rsid w:val="005F1F2A"/>
    <w:rsid w:val="005F20DD"/>
    <w:rsid w:val="005F296B"/>
    <w:rsid w:val="005F2A2D"/>
    <w:rsid w:val="005F2BE6"/>
    <w:rsid w:val="005F3842"/>
    <w:rsid w:val="005F4A07"/>
    <w:rsid w:val="005F4AEB"/>
    <w:rsid w:val="005F5C86"/>
    <w:rsid w:val="005F6F48"/>
    <w:rsid w:val="005F7705"/>
    <w:rsid w:val="005F7755"/>
    <w:rsid w:val="005F7E0C"/>
    <w:rsid w:val="0060109B"/>
    <w:rsid w:val="0060148F"/>
    <w:rsid w:val="00601B2A"/>
    <w:rsid w:val="00601E87"/>
    <w:rsid w:val="006021D5"/>
    <w:rsid w:val="006022A1"/>
    <w:rsid w:val="0060237D"/>
    <w:rsid w:val="00602616"/>
    <w:rsid w:val="006028E5"/>
    <w:rsid w:val="00602AE2"/>
    <w:rsid w:val="00603400"/>
    <w:rsid w:val="006038A4"/>
    <w:rsid w:val="006038C1"/>
    <w:rsid w:val="00603DEA"/>
    <w:rsid w:val="006040AF"/>
    <w:rsid w:val="006041F2"/>
    <w:rsid w:val="00606BDC"/>
    <w:rsid w:val="006074A4"/>
    <w:rsid w:val="006074B7"/>
    <w:rsid w:val="0060756D"/>
    <w:rsid w:val="006075AF"/>
    <w:rsid w:val="00607D62"/>
    <w:rsid w:val="006109E4"/>
    <w:rsid w:val="00611825"/>
    <w:rsid w:val="00612A28"/>
    <w:rsid w:val="00612AAF"/>
    <w:rsid w:val="00612BDA"/>
    <w:rsid w:val="00613246"/>
    <w:rsid w:val="006136AA"/>
    <w:rsid w:val="006138EA"/>
    <w:rsid w:val="00613EAF"/>
    <w:rsid w:val="00613F94"/>
    <w:rsid w:val="00614195"/>
    <w:rsid w:val="00614FF5"/>
    <w:rsid w:val="006152F2"/>
    <w:rsid w:val="00615865"/>
    <w:rsid w:val="00615F6A"/>
    <w:rsid w:val="0061617E"/>
    <w:rsid w:val="006164D4"/>
    <w:rsid w:val="00617372"/>
    <w:rsid w:val="0061775C"/>
    <w:rsid w:val="00617D27"/>
    <w:rsid w:val="00617E25"/>
    <w:rsid w:val="00620DDF"/>
    <w:rsid w:val="00621243"/>
    <w:rsid w:val="00622168"/>
    <w:rsid w:val="00622171"/>
    <w:rsid w:val="00622887"/>
    <w:rsid w:val="00622946"/>
    <w:rsid w:val="00622CA9"/>
    <w:rsid w:val="006230FD"/>
    <w:rsid w:val="00623FD8"/>
    <w:rsid w:val="0062405B"/>
    <w:rsid w:val="006255F6"/>
    <w:rsid w:val="00625B01"/>
    <w:rsid w:val="006271EE"/>
    <w:rsid w:val="006309FF"/>
    <w:rsid w:val="00630EBE"/>
    <w:rsid w:val="0063115A"/>
    <w:rsid w:val="0063157A"/>
    <w:rsid w:val="0063158B"/>
    <w:rsid w:val="00631920"/>
    <w:rsid w:val="006321C9"/>
    <w:rsid w:val="00632B30"/>
    <w:rsid w:val="00632FED"/>
    <w:rsid w:val="00633D1C"/>
    <w:rsid w:val="00634953"/>
    <w:rsid w:val="0063543F"/>
    <w:rsid w:val="00635CF4"/>
    <w:rsid w:val="00635F4F"/>
    <w:rsid w:val="006361AC"/>
    <w:rsid w:val="00636388"/>
    <w:rsid w:val="00636B3F"/>
    <w:rsid w:val="00636C62"/>
    <w:rsid w:val="00637272"/>
    <w:rsid w:val="006372E0"/>
    <w:rsid w:val="00637428"/>
    <w:rsid w:val="00640E50"/>
    <w:rsid w:val="006414CF"/>
    <w:rsid w:val="006418A5"/>
    <w:rsid w:val="0064191A"/>
    <w:rsid w:val="00642069"/>
    <w:rsid w:val="0064245A"/>
    <w:rsid w:val="00642538"/>
    <w:rsid w:val="00642A72"/>
    <w:rsid w:val="00642E6D"/>
    <w:rsid w:val="00642F16"/>
    <w:rsid w:val="00642FC3"/>
    <w:rsid w:val="00643069"/>
    <w:rsid w:val="006436D0"/>
    <w:rsid w:val="0064458E"/>
    <w:rsid w:val="00644670"/>
    <w:rsid w:val="006447A2"/>
    <w:rsid w:val="006448FA"/>
    <w:rsid w:val="00644AB2"/>
    <w:rsid w:val="0064500E"/>
    <w:rsid w:val="006454A7"/>
    <w:rsid w:val="00645A4E"/>
    <w:rsid w:val="00646373"/>
    <w:rsid w:val="00646446"/>
    <w:rsid w:val="00646850"/>
    <w:rsid w:val="0064727C"/>
    <w:rsid w:val="0064772D"/>
    <w:rsid w:val="00647F69"/>
    <w:rsid w:val="00647F86"/>
    <w:rsid w:val="006506B0"/>
    <w:rsid w:val="00650C21"/>
    <w:rsid w:val="00651273"/>
    <w:rsid w:val="00652376"/>
    <w:rsid w:val="00652739"/>
    <w:rsid w:val="00652AE1"/>
    <w:rsid w:val="00652DD1"/>
    <w:rsid w:val="00653162"/>
    <w:rsid w:val="00653207"/>
    <w:rsid w:val="0065377C"/>
    <w:rsid w:val="006537DF"/>
    <w:rsid w:val="00653B57"/>
    <w:rsid w:val="00653B97"/>
    <w:rsid w:val="006540A8"/>
    <w:rsid w:val="00654118"/>
    <w:rsid w:val="006545F2"/>
    <w:rsid w:val="00654615"/>
    <w:rsid w:val="00654D4D"/>
    <w:rsid w:val="006551D1"/>
    <w:rsid w:val="006559AD"/>
    <w:rsid w:val="00656694"/>
    <w:rsid w:val="00656839"/>
    <w:rsid w:val="00656BE8"/>
    <w:rsid w:val="00656EAD"/>
    <w:rsid w:val="006571F2"/>
    <w:rsid w:val="0065789C"/>
    <w:rsid w:val="00660586"/>
    <w:rsid w:val="006612AB"/>
    <w:rsid w:val="006621DF"/>
    <w:rsid w:val="006621FD"/>
    <w:rsid w:val="00662680"/>
    <w:rsid w:val="00662722"/>
    <w:rsid w:val="006627DD"/>
    <w:rsid w:val="0066320C"/>
    <w:rsid w:val="00663308"/>
    <w:rsid w:val="00663FCA"/>
    <w:rsid w:val="00664448"/>
    <w:rsid w:val="006646FB"/>
    <w:rsid w:val="00664C87"/>
    <w:rsid w:val="0066606B"/>
    <w:rsid w:val="0066633A"/>
    <w:rsid w:val="0066638E"/>
    <w:rsid w:val="006666A6"/>
    <w:rsid w:val="00666947"/>
    <w:rsid w:val="00667BDB"/>
    <w:rsid w:val="00667C38"/>
    <w:rsid w:val="00670156"/>
    <w:rsid w:val="00670D07"/>
    <w:rsid w:val="00672072"/>
    <w:rsid w:val="00672259"/>
    <w:rsid w:val="00672B8B"/>
    <w:rsid w:val="00672D6A"/>
    <w:rsid w:val="00672E1E"/>
    <w:rsid w:val="006731C2"/>
    <w:rsid w:val="006731E0"/>
    <w:rsid w:val="0067327E"/>
    <w:rsid w:val="00673B2E"/>
    <w:rsid w:val="00673D8F"/>
    <w:rsid w:val="00673DD2"/>
    <w:rsid w:val="0067443C"/>
    <w:rsid w:val="00674F7F"/>
    <w:rsid w:val="00675D37"/>
    <w:rsid w:val="0067717D"/>
    <w:rsid w:val="00677888"/>
    <w:rsid w:val="00677B37"/>
    <w:rsid w:val="00677DAB"/>
    <w:rsid w:val="0068018A"/>
    <w:rsid w:val="0068081E"/>
    <w:rsid w:val="0068092A"/>
    <w:rsid w:val="0068110B"/>
    <w:rsid w:val="00681CD7"/>
    <w:rsid w:val="00681E3C"/>
    <w:rsid w:val="00682F2D"/>
    <w:rsid w:val="00684522"/>
    <w:rsid w:val="00684602"/>
    <w:rsid w:val="00685109"/>
    <w:rsid w:val="00685620"/>
    <w:rsid w:val="0068627B"/>
    <w:rsid w:val="00686316"/>
    <w:rsid w:val="00686DF3"/>
    <w:rsid w:val="0068761F"/>
    <w:rsid w:val="00690455"/>
    <w:rsid w:val="00690553"/>
    <w:rsid w:val="00690AFB"/>
    <w:rsid w:val="006918A8"/>
    <w:rsid w:val="00691A08"/>
    <w:rsid w:val="00691CB0"/>
    <w:rsid w:val="00691D0D"/>
    <w:rsid w:val="00692253"/>
    <w:rsid w:val="006928CD"/>
    <w:rsid w:val="00692A28"/>
    <w:rsid w:val="00692FBC"/>
    <w:rsid w:val="00693F6B"/>
    <w:rsid w:val="006943C6"/>
    <w:rsid w:val="00694449"/>
    <w:rsid w:val="00694D98"/>
    <w:rsid w:val="00694EB1"/>
    <w:rsid w:val="006954C6"/>
    <w:rsid w:val="00695B7F"/>
    <w:rsid w:val="00695E40"/>
    <w:rsid w:val="006960F8"/>
    <w:rsid w:val="00696574"/>
    <w:rsid w:val="006965D1"/>
    <w:rsid w:val="00696F82"/>
    <w:rsid w:val="006974AF"/>
    <w:rsid w:val="00697C3D"/>
    <w:rsid w:val="006A08F0"/>
    <w:rsid w:val="006A0D00"/>
    <w:rsid w:val="006A1059"/>
    <w:rsid w:val="006A1B1B"/>
    <w:rsid w:val="006A20C0"/>
    <w:rsid w:val="006A212F"/>
    <w:rsid w:val="006A289E"/>
    <w:rsid w:val="006A310E"/>
    <w:rsid w:val="006A381F"/>
    <w:rsid w:val="006A3C42"/>
    <w:rsid w:val="006A3C5C"/>
    <w:rsid w:val="006A4052"/>
    <w:rsid w:val="006A4737"/>
    <w:rsid w:val="006A4831"/>
    <w:rsid w:val="006A4D01"/>
    <w:rsid w:val="006A4D40"/>
    <w:rsid w:val="006A4DA5"/>
    <w:rsid w:val="006A4E99"/>
    <w:rsid w:val="006A50A1"/>
    <w:rsid w:val="006A6C59"/>
    <w:rsid w:val="006A6F18"/>
    <w:rsid w:val="006A72DC"/>
    <w:rsid w:val="006A78F0"/>
    <w:rsid w:val="006A7F86"/>
    <w:rsid w:val="006B0207"/>
    <w:rsid w:val="006B07C0"/>
    <w:rsid w:val="006B0A73"/>
    <w:rsid w:val="006B0D0D"/>
    <w:rsid w:val="006B25C4"/>
    <w:rsid w:val="006B31BA"/>
    <w:rsid w:val="006B42C6"/>
    <w:rsid w:val="006B4968"/>
    <w:rsid w:val="006B49E9"/>
    <w:rsid w:val="006B49EF"/>
    <w:rsid w:val="006B4A47"/>
    <w:rsid w:val="006B4B2A"/>
    <w:rsid w:val="006B4F1E"/>
    <w:rsid w:val="006B5929"/>
    <w:rsid w:val="006B6C30"/>
    <w:rsid w:val="006B6C7D"/>
    <w:rsid w:val="006B7826"/>
    <w:rsid w:val="006B7D43"/>
    <w:rsid w:val="006B7E7E"/>
    <w:rsid w:val="006B7FC2"/>
    <w:rsid w:val="006C1411"/>
    <w:rsid w:val="006C18C5"/>
    <w:rsid w:val="006C19B9"/>
    <w:rsid w:val="006C1A69"/>
    <w:rsid w:val="006C2495"/>
    <w:rsid w:val="006C2597"/>
    <w:rsid w:val="006C2971"/>
    <w:rsid w:val="006C2DBE"/>
    <w:rsid w:val="006C362B"/>
    <w:rsid w:val="006C378A"/>
    <w:rsid w:val="006C3A23"/>
    <w:rsid w:val="006C42A5"/>
    <w:rsid w:val="006C44D1"/>
    <w:rsid w:val="006C47C5"/>
    <w:rsid w:val="006C4932"/>
    <w:rsid w:val="006C5796"/>
    <w:rsid w:val="006C5970"/>
    <w:rsid w:val="006C5B60"/>
    <w:rsid w:val="006C5D1B"/>
    <w:rsid w:val="006C621C"/>
    <w:rsid w:val="006C6DAD"/>
    <w:rsid w:val="006C72C0"/>
    <w:rsid w:val="006C73ED"/>
    <w:rsid w:val="006D0034"/>
    <w:rsid w:val="006D060E"/>
    <w:rsid w:val="006D0750"/>
    <w:rsid w:val="006D0B81"/>
    <w:rsid w:val="006D15CE"/>
    <w:rsid w:val="006D1A88"/>
    <w:rsid w:val="006D3016"/>
    <w:rsid w:val="006D3C04"/>
    <w:rsid w:val="006D486A"/>
    <w:rsid w:val="006D4C18"/>
    <w:rsid w:val="006D4C51"/>
    <w:rsid w:val="006D4F0C"/>
    <w:rsid w:val="006D5BE8"/>
    <w:rsid w:val="006D5EB9"/>
    <w:rsid w:val="006D6451"/>
    <w:rsid w:val="006D65BD"/>
    <w:rsid w:val="006D6C44"/>
    <w:rsid w:val="006D6D87"/>
    <w:rsid w:val="006D6E10"/>
    <w:rsid w:val="006D7239"/>
    <w:rsid w:val="006D774D"/>
    <w:rsid w:val="006D7AE2"/>
    <w:rsid w:val="006E0A81"/>
    <w:rsid w:val="006E1454"/>
    <w:rsid w:val="006E270F"/>
    <w:rsid w:val="006E2B2B"/>
    <w:rsid w:val="006E2BCD"/>
    <w:rsid w:val="006E324F"/>
    <w:rsid w:val="006E35E9"/>
    <w:rsid w:val="006E3F34"/>
    <w:rsid w:val="006E3FED"/>
    <w:rsid w:val="006E41C4"/>
    <w:rsid w:val="006E4406"/>
    <w:rsid w:val="006E4D75"/>
    <w:rsid w:val="006E4F8E"/>
    <w:rsid w:val="006E59D5"/>
    <w:rsid w:val="006E6062"/>
    <w:rsid w:val="006E60A8"/>
    <w:rsid w:val="006E70BF"/>
    <w:rsid w:val="006E7399"/>
    <w:rsid w:val="006F009B"/>
    <w:rsid w:val="006F0156"/>
    <w:rsid w:val="006F01F9"/>
    <w:rsid w:val="006F042C"/>
    <w:rsid w:val="006F05A2"/>
    <w:rsid w:val="006F0D84"/>
    <w:rsid w:val="006F144F"/>
    <w:rsid w:val="006F16C7"/>
    <w:rsid w:val="006F1EF6"/>
    <w:rsid w:val="006F2915"/>
    <w:rsid w:val="006F310A"/>
    <w:rsid w:val="006F3CEA"/>
    <w:rsid w:val="006F415C"/>
    <w:rsid w:val="006F4A02"/>
    <w:rsid w:val="006F4E7D"/>
    <w:rsid w:val="006F4EFA"/>
    <w:rsid w:val="006F596E"/>
    <w:rsid w:val="006F5B92"/>
    <w:rsid w:val="006F7D87"/>
    <w:rsid w:val="007002E4"/>
    <w:rsid w:val="0070068E"/>
    <w:rsid w:val="00700A20"/>
    <w:rsid w:val="007013AA"/>
    <w:rsid w:val="0070205A"/>
    <w:rsid w:val="00702306"/>
    <w:rsid w:val="00705AC3"/>
    <w:rsid w:val="00705CDC"/>
    <w:rsid w:val="00706431"/>
    <w:rsid w:val="00706AC2"/>
    <w:rsid w:val="0070760A"/>
    <w:rsid w:val="0070763D"/>
    <w:rsid w:val="00707EEB"/>
    <w:rsid w:val="00710962"/>
    <w:rsid w:val="00710AFA"/>
    <w:rsid w:val="00710B9E"/>
    <w:rsid w:val="00710CBF"/>
    <w:rsid w:val="007115C1"/>
    <w:rsid w:val="00711B93"/>
    <w:rsid w:val="00712378"/>
    <w:rsid w:val="007125E6"/>
    <w:rsid w:val="00713968"/>
    <w:rsid w:val="00714220"/>
    <w:rsid w:val="00714E43"/>
    <w:rsid w:val="007152B4"/>
    <w:rsid w:val="0071544A"/>
    <w:rsid w:val="007155C0"/>
    <w:rsid w:val="00715CBD"/>
    <w:rsid w:val="007165F6"/>
    <w:rsid w:val="00716830"/>
    <w:rsid w:val="00716ABF"/>
    <w:rsid w:val="00716ACC"/>
    <w:rsid w:val="0071710A"/>
    <w:rsid w:val="0071723A"/>
    <w:rsid w:val="007173CD"/>
    <w:rsid w:val="00717E9E"/>
    <w:rsid w:val="00721053"/>
    <w:rsid w:val="007218F0"/>
    <w:rsid w:val="00721CA1"/>
    <w:rsid w:val="00721D0B"/>
    <w:rsid w:val="007221F2"/>
    <w:rsid w:val="0072280C"/>
    <w:rsid w:val="007229BA"/>
    <w:rsid w:val="007229BD"/>
    <w:rsid w:val="007233C4"/>
    <w:rsid w:val="00723426"/>
    <w:rsid w:val="00723C9D"/>
    <w:rsid w:val="007243D6"/>
    <w:rsid w:val="00724984"/>
    <w:rsid w:val="007256B6"/>
    <w:rsid w:val="00725730"/>
    <w:rsid w:val="00725A38"/>
    <w:rsid w:val="00725C53"/>
    <w:rsid w:val="00725EB2"/>
    <w:rsid w:val="00726200"/>
    <w:rsid w:val="0072660D"/>
    <w:rsid w:val="00726A3F"/>
    <w:rsid w:val="00727E08"/>
    <w:rsid w:val="00730163"/>
    <w:rsid w:val="0073025A"/>
    <w:rsid w:val="00730B90"/>
    <w:rsid w:val="007314B6"/>
    <w:rsid w:val="007317EC"/>
    <w:rsid w:val="007317F2"/>
    <w:rsid w:val="007319F4"/>
    <w:rsid w:val="0073273A"/>
    <w:rsid w:val="00732A4B"/>
    <w:rsid w:val="007331CB"/>
    <w:rsid w:val="00734022"/>
    <w:rsid w:val="007345AA"/>
    <w:rsid w:val="00734BDD"/>
    <w:rsid w:val="007356AB"/>
    <w:rsid w:val="007367E4"/>
    <w:rsid w:val="00737349"/>
    <w:rsid w:val="0074072F"/>
    <w:rsid w:val="007412B4"/>
    <w:rsid w:val="007417F9"/>
    <w:rsid w:val="00741B1F"/>
    <w:rsid w:val="00741CEE"/>
    <w:rsid w:val="0074256C"/>
    <w:rsid w:val="00742732"/>
    <w:rsid w:val="00742D93"/>
    <w:rsid w:val="0074301F"/>
    <w:rsid w:val="00743F77"/>
    <w:rsid w:val="00744B69"/>
    <w:rsid w:val="007467FB"/>
    <w:rsid w:val="00747769"/>
    <w:rsid w:val="0074787C"/>
    <w:rsid w:val="007479EF"/>
    <w:rsid w:val="0075006A"/>
    <w:rsid w:val="0075099C"/>
    <w:rsid w:val="00750E45"/>
    <w:rsid w:val="00750E82"/>
    <w:rsid w:val="0075120E"/>
    <w:rsid w:val="00751ECC"/>
    <w:rsid w:val="00752CFC"/>
    <w:rsid w:val="00752D38"/>
    <w:rsid w:val="007530A5"/>
    <w:rsid w:val="00754A0E"/>
    <w:rsid w:val="00754D8E"/>
    <w:rsid w:val="00755011"/>
    <w:rsid w:val="0075571E"/>
    <w:rsid w:val="00755905"/>
    <w:rsid w:val="00755E77"/>
    <w:rsid w:val="007560B4"/>
    <w:rsid w:val="00756F73"/>
    <w:rsid w:val="00757849"/>
    <w:rsid w:val="00757A3B"/>
    <w:rsid w:val="007601ED"/>
    <w:rsid w:val="00760567"/>
    <w:rsid w:val="00760F9F"/>
    <w:rsid w:val="00761952"/>
    <w:rsid w:val="007644BA"/>
    <w:rsid w:val="00765521"/>
    <w:rsid w:val="00765D5D"/>
    <w:rsid w:val="00766651"/>
    <w:rsid w:val="00767196"/>
    <w:rsid w:val="0076739B"/>
    <w:rsid w:val="00767847"/>
    <w:rsid w:val="00770092"/>
    <w:rsid w:val="007701E1"/>
    <w:rsid w:val="00770BF4"/>
    <w:rsid w:val="00770D88"/>
    <w:rsid w:val="00772245"/>
    <w:rsid w:val="00772800"/>
    <w:rsid w:val="007729A7"/>
    <w:rsid w:val="007729C7"/>
    <w:rsid w:val="00773C4A"/>
    <w:rsid w:val="00773DD9"/>
    <w:rsid w:val="007740B6"/>
    <w:rsid w:val="007749B3"/>
    <w:rsid w:val="00774FD4"/>
    <w:rsid w:val="007753AE"/>
    <w:rsid w:val="00775630"/>
    <w:rsid w:val="007756C0"/>
    <w:rsid w:val="00776A42"/>
    <w:rsid w:val="0077761E"/>
    <w:rsid w:val="00777C80"/>
    <w:rsid w:val="00780615"/>
    <w:rsid w:val="007807B8"/>
    <w:rsid w:val="007809B8"/>
    <w:rsid w:val="00781F64"/>
    <w:rsid w:val="0078211C"/>
    <w:rsid w:val="007826D4"/>
    <w:rsid w:val="00782B27"/>
    <w:rsid w:val="00783114"/>
    <w:rsid w:val="007837C3"/>
    <w:rsid w:val="00783B48"/>
    <w:rsid w:val="00783C14"/>
    <w:rsid w:val="00784C3A"/>
    <w:rsid w:val="00785C51"/>
    <w:rsid w:val="00785FAD"/>
    <w:rsid w:val="0078664D"/>
    <w:rsid w:val="00786F47"/>
    <w:rsid w:val="00787143"/>
    <w:rsid w:val="00787A9E"/>
    <w:rsid w:val="00787CD2"/>
    <w:rsid w:val="00787EE2"/>
    <w:rsid w:val="00787F01"/>
    <w:rsid w:val="007906D0"/>
    <w:rsid w:val="00791633"/>
    <w:rsid w:val="00791ACF"/>
    <w:rsid w:val="00791B62"/>
    <w:rsid w:val="007922BD"/>
    <w:rsid w:val="007926C8"/>
    <w:rsid w:val="0079311A"/>
    <w:rsid w:val="007935CB"/>
    <w:rsid w:val="00793A09"/>
    <w:rsid w:val="00793A58"/>
    <w:rsid w:val="00793DFD"/>
    <w:rsid w:val="00795028"/>
    <w:rsid w:val="007954D2"/>
    <w:rsid w:val="007957D1"/>
    <w:rsid w:val="0079684D"/>
    <w:rsid w:val="00796A55"/>
    <w:rsid w:val="0079720F"/>
    <w:rsid w:val="00797350"/>
    <w:rsid w:val="007975EF"/>
    <w:rsid w:val="007976DF"/>
    <w:rsid w:val="00797EE4"/>
    <w:rsid w:val="007A0CD8"/>
    <w:rsid w:val="007A0DF8"/>
    <w:rsid w:val="007A18F1"/>
    <w:rsid w:val="007A21FD"/>
    <w:rsid w:val="007A2DC6"/>
    <w:rsid w:val="007A34D8"/>
    <w:rsid w:val="007A3A06"/>
    <w:rsid w:val="007A3F9C"/>
    <w:rsid w:val="007A4206"/>
    <w:rsid w:val="007A49A7"/>
    <w:rsid w:val="007A52AF"/>
    <w:rsid w:val="007A5556"/>
    <w:rsid w:val="007A5EE2"/>
    <w:rsid w:val="007A5FD1"/>
    <w:rsid w:val="007A6025"/>
    <w:rsid w:val="007A65BA"/>
    <w:rsid w:val="007A680D"/>
    <w:rsid w:val="007A697A"/>
    <w:rsid w:val="007A6F7B"/>
    <w:rsid w:val="007A745A"/>
    <w:rsid w:val="007A77F3"/>
    <w:rsid w:val="007A78D8"/>
    <w:rsid w:val="007A7F5E"/>
    <w:rsid w:val="007A7FAC"/>
    <w:rsid w:val="007B0057"/>
    <w:rsid w:val="007B022C"/>
    <w:rsid w:val="007B0480"/>
    <w:rsid w:val="007B0B79"/>
    <w:rsid w:val="007B0DB3"/>
    <w:rsid w:val="007B1294"/>
    <w:rsid w:val="007B23D9"/>
    <w:rsid w:val="007B24A9"/>
    <w:rsid w:val="007B2666"/>
    <w:rsid w:val="007B2680"/>
    <w:rsid w:val="007B3F16"/>
    <w:rsid w:val="007B4152"/>
    <w:rsid w:val="007B4550"/>
    <w:rsid w:val="007B47C9"/>
    <w:rsid w:val="007B4C30"/>
    <w:rsid w:val="007B5497"/>
    <w:rsid w:val="007B5C10"/>
    <w:rsid w:val="007B6B3A"/>
    <w:rsid w:val="007B7ACE"/>
    <w:rsid w:val="007B7F30"/>
    <w:rsid w:val="007C091B"/>
    <w:rsid w:val="007C11A8"/>
    <w:rsid w:val="007C1E47"/>
    <w:rsid w:val="007C2A79"/>
    <w:rsid w:val="007C2D93"/>
    <w:rsid w:val="007C3540"/>
    <w:rsid w:val="007C4C5E"/>
    <w:rsid w:val="007C4EFB"/>
    <w:rsid w:val="007C5481"/>
    <w:rsid w:val="007C5A14"/>
    <w:rsid w:val="007C5F1A"/>
    <w:rsid w:val="007C6BD8"/>
    <w:rsid w:val="007C7D93"/>
    <w:rsid w:val="007D0885"/>
    <w:rsid w:val="007D0920"/>
    <w:rsid w:val="007D0D24"/>
    <w:rsid w:val="007D0ED5"/>
    <w:rsid w:val="007D1400"/>
    <w:rsid w:val="007D171D"/>
    <w:rsid w:val="007D18DB"/>
    <w:rsid w:val="007D1CF6"/>
    <w:rsid w:val="007D298A"/>
    <w:rsid w:val="007D337F"/>
    <w:rsid w:val="007D3507"/>
    <w:rsid w:val="007D3951"/>
    <w:rsid w:val="007D3986"/>
    <w:rsid w:val="007D3EEC"/>
    <w:rsid w:val="007D3FDC"/>
    <w:rsid w:val="007D4281"/>
    <w:rsid w:val="007D4378"/>
    <w:rsid w:val="007D4BB0"/>
    <w:rsid w:val="007D4E13"/>
    <w:rsid w:val="007D4EC1"/>
    <w:rsid w:val="007D597A"/>
    <w:rsid w:val="007D6054"/>
    <w:rsid w:val="007D63D4"/>
    <w:rsid w:val="007D6ECA"/>
    <w:rsid w:val="007D7502"/>
    <w:rsid w:val="007D7B34"/>
    <w:rsid w:val="007D7E3B"/>
    <w:rsid w:val="007D7F7D"/>
    <w:rsid w:val="007E0227"/>
    <w:rsid w:val="007E166D"/>
    <w:rsid w:val="007E169C"/>
    <w:rsid w:val="007E17EA"/>
    <w:rsid w:val="007E1FF5"/>
    <w:rsid w:val="007E2365"/>
    <w:rsid w:val="007E255D"/>
    <w:rsid w:val="007E2600"/>
    <w:rsid w:val="007E2705"/>
    <w:rsid w:val="007E295D"/>
    <w:rsid w:val="007E2C9D"/>
    <w:rsid w:val="007E2D37"/>
    <w:rsid w:val="007E316B"/>
    <w:rsid w:val="007E32D5"/>
    <w:rsid w:val="007E3CF8"/>
    <w:rsid w:val="007E53AE"/>
    <w:rsid w:val="007E5730"/>
    <w:rsid w:val="007E5BEA"/>
    <w:rsid w:val="007E5D3B"/>
    <w:rsid w:val="007E61B4"/>
    <w:rsid w:val="007E6C17"/>
    <w:rsid w:val="007E6CA6"/>
    <w:rsid w:val="007E6E89"/>
    <w:rsid w:val="007F0B10"/>
    <w:rsid w:val="007F11A8"/>
    <w:rsid w:val="007F2234"/>
    <w:rsid w:val="007F2851"/>
    <w:rsid w:val="007F2E9A"/>
    <w:rsid w:val="007F30CF"/>
    <w:rsid w:val="007F3437"/>
    <w:rsid w:val="007F34D0"/>
    <w:rsid w:val="007F3E84"/>
    <w:rsid w:val="007F3EB1"/>
    <w:rsid w:val="007F43BB"/>
    <w:rsid w:val="007F4F1C"/>
    <w:rsid w:val="007F4FFE"/>
    <w:rsid w:val="007F5354"/>
    <w:rsid w:val="007F54DD"/>
    <w:rsid w:val="007F5943"/>
    <w:rsid w:val="007F60C9"/>
    <w:rsid w:val="007F68B3"/>
    <w:rsid w:val="007F79E3"/>
    <w:rsid w:val="007F79E5"/>
    <w:rsid w:val="007F7D68"/>
    <w:rsid w:val="00800150"/>
    <w:rsid w:val="008002CC"/>
    <w:rsid w:val="008008B7"/>
    <w:rsid w:val="00800952"/>
    <w:rsid w:val="008011E9"/>
    <w:rsid w:val="0080157D"/>
    <w:rsid w:val="0080226B"/>
    <w:rsid w:val="008023DA"/>
    <w:rsid w:val="00802450"/>
    <w:rsid w:val="008027B4"/>
    <w:rsid w:val="00802A7F"/>
    <w:rsid w:val="00803F85"/>
    <w:rsid w:val="00804E33"/>
    <w:rsid w:val="00805056"/>
    <w:rsid w:val="00805A5C"/>
    <w:rsid w:val="00805C63"/>
    <w:rsid w:val="008061A9"/>
    <w:rsid w:val="00806671"/>
    <w:rsid w:val="00806F56"/>
    <w:rsid w:val="00810592"/>
    <w:rsid w:val="00810EB5"/>
    <w:rsid w:val="00810F60"/>
    <w:rsid w:val="008112B2"/>
    <w:rsid w:val="00812134"/>
    <w:rsid w:val="00812660"/>
    <w:rsid w:val="008130A7"/>
    <w:rsid w:val="00813216"/>
    <w:rsid w:val="00813A28"/>
    <w:rsid w:val="00813C17"/>
    <w:rsid w:val="00814403"/>
    <w:rsid w:val="00814A90"/>
    <w:rsid w:val="00814A97"/>
    <w:rsid w:val="00814E29"/>
    <w:rsid w:val="0081553D"/>
    <w:rsid w:val="00815AAE"/>
    <w:rsid w:val="00816710"/>
    <w:rsid w:val="00817270"/>
    <w:rsid w:val="008172F6"/>
    <w:rsid w:val="00817E25"/>
    <w:rsid w:val="00820232"/>
    <w:rsid w:val="0082073E"/>
    <w:rsid w:val="00820EF1"/>
    <w:rsid w:val="0082165C"/>
    <w:rsid w:val="00821E95"/>
    <w:rsid w:val="00822388"/>
    <w:rsid w:val="00822BB6"/>
    <w:rsid w:val="0082330B"/>
    <w:rsid w:val="0082334D"/>
    <w:rsid w:val="0082377F"/>
    <w:rsid w:val="00823830"/>
    <w:rsid w:val="008238A6"/>
    <w:rsid w:val="00823D4B"/>
    <w:rsid w:val="00823F06"/>
    <w:rsid w:val="00823F47"/>
    <w:rsid w:val="00824959"/>
    <w:rsid w:val="0082503C"/>
    <w:rsid w:val="00825895"/>
    <w:rsid w:val="00825DC0"/>
    <w:rsid w:val="008261EA"/>
    <w:rsid w:val="0082638D"/>
    <w:rsid w:val="008264D1"/>
    <w:rsid w:val="0082662C"/>
    <w:rsid w:val="008275F9"/>
    <w:rsid w:val="008277AB"/>
    <w:rsid w:val="008278C2"/>
    <w:rsid w:val="00827A93"/>
    <w:rsid w:val="00827E31"/>
    <w:rsid w:val="0083077B"/>
    <w:rsid w:val="00830D02"/>
    <w:rsid w:val="00830D33"/>
    <w:rsid w:val="00830E3A"/>
    <w:rsid w:val="00830F8E"/>
    <w:rsid w:val="00831A0F"/>
    <w:rsid w:val="00831B15"/>
    <w:rsid w:val="008320FC"/>
    <w:rsid w:val="00833986"/>
    <w:rsid w:val="00833ECC"/>
    <w:rsid w:val="00834D9C"/>
    <w:rsid w:val="0083504A"/>
    <w:rsid w:val="00835515"/>
    <w:rsid w:val="0083613C"/>
    <w:rsid w:val="00837885"/>
    <w:rsid w:val="008379F8"/>
    <w:rsid w:val="008406ED"/>
    <w:rsid w:val="00840DEB"/>
    <w:rsid w:val="00840E6B"/>
    <w:rsid w:val="0084148A"/>
    <w:rsid w:val="008418FA"/>
    <w:rsid w:val="00841D5F"/>
    <w:rsid w:val="00841E97"/>
    <w:rsid w:val="00841F65"/>
    <w:rsid w:val="008424E3"/>
    <w:rsid w:val="00842A13"/>
    <w:rsid w:val="00842A98"/>
    <w:rsid w:val="00842F12"/>
    <w:rsid w:val="008438AE"/>
    <w:rsid w:val="00843D53"/>
    <w:rsid w:val="00843E18"/>
    <w:rsid w:val="008445AE"/>
    <w:rsid w:val="008458D0"/>
    <w:rsid w:val="00845A36"/>
    <w:rsid w:val="00845C08"/>
    <w:rsid w:val="00846199"/>
    <w:rsid w:val="008469EF"/>
    <w:rsid w:val="0084775B"/>
    <w:rsid w:val="00847817"/>
    <w:rsid w:val="00847901"/>
    <w:rsid w:val="00847E41"/>
    <w:rsid w:val="0085099B"/>
    <w:rsid w:val="00852231"/>
    <w:rsid w:val="00852AA4"/>
    <w:rsid w:val="00853252"/>
    <w:rsid w:val="00853C70"/>
    <w:rsid w:val="00853CE0"/>
    <w:rsid w:val="00853DDE"/>
    <w:rsid w:val="008543EF"/>
    <w:rsid w:val="00854B18"/>
    <w:rsid w:val="0085565A"/>
    <w:rsid w:val="00855E90"/>
    <w:rsid w:val="00856F81"/>
    <w:rsid w:val="008574DE"/>
    <w:rsid w:val="0085756A"/>
    <w:rsid w:val="008601FD"/>
    <w:rsid w:val="0086048F"/>
    <w:rsid w:val="00860766"/>
    <w:rsid w:val="008607C7"/>
    <w:rsid w:val="00860BE6"/>
    <w:rsid w:val="0086194C"/>
    <w:rsid w:val="00861A50"/>
    <w:rsid w:val="00862C7B"/>
    <w:rsid w:val="00862EFA"/>
    <w:rsid w:val="00863087"/>
    <w:rsid w:val="0086369C"/>
    <w:rsid w:val="008638CF"/>
    <w:rsid w:val="00864184"/>
    <w:rsid w:val="008649CD"/>
    <w:rsid w:val="00864D1A"/>
    <w:rsid w:val="008651E8"/>
    <w:rsid w:val="00865499"/>
    <w:rsid w:val="0086574B"/>
    <w:rsid w:val="00865AB9"/>
    <w:rsid w:val="00866041"/>
    <w:rsid w:val="008664B3"/>
    <w:rsid w:val="008666C9"/>
    <w:rsid w:val="00866890"/>
    <w:rsid w:val="00866B06"/>
    <w:rsid w:val="00866C0B"/>
    <w:rsid w:val="00866C6D"/>
    <w:rsid w:val="008677C3"/>
    <w:rsid w:val="00867880"/>
    <w:rsid w:val="00867C61"/>
    <w:rsid w:val="00867DC0"/>
    <w:rsid w:val="00870748"/>
    <w:rsid w:val="008708C4"/>
    <w:rsid w:val="00870B55"/>
    <w:rsid w:val="0087145B"/>
    <w:rsid w:val="008718C2"/>
    <w:rsid w:val="00871B1F"/>
    <w:rsid w:val="00871D09"/>
    <w:rsid w:val="0087219B"/>
    <w:rsid w:val="008727C4"/>
    <w:rsid w:val="00872B77"/>
    <w:rsid w:val="00873A45"/>
    <w:rsid w:val="00874880"/>
    <w:rsid w:val="00874A0F"/>
    <w:rsid w:val="00874C5F"/>
    <w:rsid w:val="00874E22"/>
    <w:rsid w:val="00874EB9"/>
    <w:rsid w:val="008758BC"/>
    <w:rsid w:val="00875B49"/>
    <w:rsid w:val="0087672B"/>
    <w:rsid w:val="00876B69"/>
    <w:rsid w:val="0087747F"/>
    <w:rsid w:val="00877509"/>
    <w:rsid w:val="00877720"/>
    <w:rsid w:val="00877A80"/>
    <w:rsid w:val="00877F40"/>
    <w:rsid w:val="00880A4A"/>
    <w:rsid w:val="00880D9F"/>
    <w:rsid w:val="00880E0A"/>
    <w:rsid w:val="00880F79"/>
    <w:rsid w:val="008811D1"/>
    <w:rsid w:val="00881915"/>
    <w:rsid w:val="00881A5B"/>
    <w:rsid w:val="008820C7"/>
    <w:rsid w:val="00882220"/>
    <w:rsid w:val="008827D6"/>
    <w:rsid w:val="00882945"/>
    <w:rsid w:val="00882BDD"/>
    <w:rsid w:val="00882DD2"/>
    <w:rsid w:val="00882EEE"/>
    <w:rsid w:val="0088385A"/>
    <w:rsid w:val="00884086"/>
    <w:rsid w:val="008847CF"/>
    <w:rsid w:val="00884F9B"/>
    <w:rsid w:val="008854EA"/>
    <w:rsid w:val="008859D7"/>
    <w:rsid w:val="00885BDD"/>
    <w:rsid w:val="00885FA2"/>
    <w:rsid w:val="008860FD"/>
    <w:rsid w:val="00886608"/>
    <w:rsid w:val="00886A8B"/>
    <w:rsid w:val="00886B17"/>
    <w:rsid w:val="00886EE7"/>
    <w:rsid w:val="00887189"/>
    <w:rsid w:val="0088776A"/>
    <w:rsid w:val="00887933"/>
    <w:rsid w:val="00890EB4"/>
    <w:rsid w:val="00890EE0"/>
    <w:rsid w:val="008916FE"/>
    <w:rsid w:val="00891785"/>
    <w:rsid w:val="008929F3"/>
    <w:rsid w:val="00893194"/>
    <w:rsid w:val="008948FA"/>
    <w:rsid w:val="00894DCD"/>
    <w:rsid w:val="00894EED"/>
    <w:rsid w:val="00895015"/>
    <w:rsid w:val="00895B98"/>
    <w:rsid w:val="00896CB2"/>
    <w:rsid w:val="00897AA9"/>
    <w:rsid w:val="00897F5C"/>
    <w:rsid w:val="008A00B5"/>
    <w:rsid w:val="008A0B48"/>
    <w:rsid w:val="008A19A1"/>
    <w:rsid w:val="008A19C9"/>
    <w:rsid w:val="008A1A9C"/>
    <w:rsid w:val="008A1D51"/>
    <w:rsid w:val="008A2001"/>
    <w:rsid w:val="008A3728"/>
    <w:rsid w:val="008A3B37"/>
    <w:rsid w:val="008A49B1"/>
    <w:rsid w:val="008A4A45"/>
    <w:rsid w:val="008A4A51"/>
    <w:rsid w:val="008A4BD7"/>
    <w:rsid w:val="008A5689"/>
    <w:rsid w:val="008A60BB"/>
    <w:rsid w:val="008A61D7"/>
    <w:rsid w:val="008A63E7"/>
    <w:rsid w:val="008A6700"/>
    <w:rsid w:val="008A780E"/>
    <w:rsid w:val="008B0640"/>
    <w:rsid w:val="008B0FD5"/>
    <w:rsid w:val="008B1E46"/>
    <w:rsid w:val="008B20D0"/>
    <w:rsid w:val="008B3557"/>
    <w:rsid w:val="008B3E6F"/>
    <w:rsid w:val="008B400D"/>
    <w:rsid w:val="008B40B1"/>
    <w:rsid w:val="008B44ED"/>
    <w:rsid w:val="008B4764"/>
    <w:rsid w:val="008B4BF2"/>
    <w:rsid w:val="008B5F6D"/>
    <w:rsid w:val="008B667D"/>
    <w:rsid w:val="008B694A"/>
    <w:rsid w:val="008B6EB7"/>
    <w:rsid w:val="008B79C2"/>
    <w:rsid w:val="008B7AD2"/>
    <w:rsid w:val="008C00A6"/>
    <w:rsid w:val="008C07F5"/>
    <w:rsid w:val="008C0AEF"/>
    <w:rsid w:val="008C176E"/>
    <w:rsid w:val="008C23DC"/>
    <w:rsid w:val="008C2E63"/>
    <w:rsid w:val="008C3D0E"/>
    <w:rsid w:val="008C3ED8"/>
    <w:rsid w:val="008C47A4"/>
    <w:rsid w:val="008C4A3E"/>
    <w:rsid w:val="008C4A9E"/>
    <w:rsid w:val="008C5071"/>
    <w:rsid w:val="008C59AF"/>
    <w:rsid w:val="008C59CF"/>
    <w:rsid w:val="008C5A21"/>
    <w:rsid w:val="008C5A68"/>
    <w:rsid w:val="008C644B"/>
    <w:rsid w:val="008C7B9A"/>
    <w:rsid w:val="008C7C2F"/>
    <w:rsid w:val="008D1363"/>
    <w:rsid w:val="008D1C77"/>
    <w:rsid w:val="008D21E8"/>
    <w:rsid w:val="008D2351"/>
    <w:rsid w:val="008D26E0"/>
    <w:rsid w:val="008D2D3A"/>
    <w:rsid w:val="008D31BD"/>
    <w:rsid w:val="008D33A3"/>
    <w:rsid w:val="008D6306"/>
    <w:rsid w:val="008D64F6"/>
    <w:rsid w:val="008D74ED"/>
    <w:rsid w:val="008D7872"/>
    <w:rsid w:val="008D7D91"/>
    <w:rsid w:val="008E0FE1"/>
    <w:rsid w:val="008E1677"/>
    <w:rsid w:val="008E16C0"/>
    <w:rsid w:val="008E16F2"/>
    <w:rsid w:val="008E227B"/>
    <w:rsid w:val="008E2CE8"/>
    <w:rsid w:val="008E3A72"/>
    <w:rsid w:val="008E3B33"/>
    <w:rsid w:val="008E4204"/>
    <w:rsid w:val="008E4ED0"/>
    <w:rsid w:val="008E52C3"/>
    <w:rsid w:val="008E545F"/>
    <w:rsid w:val="008E54A2"/>
    <w:rsid w:val="008E5869"/>
    <w:rsid w:val="008E5CB4"/>
    <w:rsid w:val="008E643E"/>
    <w:rsid w:val="008E653E"/>
    <w:rsid w:val="008E65DC"/>
    <w:rsid w:val="008E762A"/>
    <w:rsid w:val="008E7FE9"/>
    <w:rsid w:val="008F08CF"/>
    <w:rsid w:val="008F12F2"/>
    <w:rsid w:val="008F17BB"/>
    <w:rsid w:val="008F1C71"/>
    <w:rsid w:val="008F2241"/>
    <w:rsid w:val="008F2462"/>
    <w:rsid w:val="008F2886"/>
    <w:rsid w:val="008F2A73"/>
    <w:rsid w:val="008F46B8"/>
    <w:rsid w:val="008F49F0"/>
    <w:rsid w:val="008F4D4C"/>
    <w:rsid w:val="008F4FEF"/>
    <w:rsid w:val="008F5625"/>
    <w:rsid w:val="008F608B"/>
    <w:rsid w:val="008F646D"/>
    <w:rsid w:val="008F6804"/>
    <w:rsid w:val="008F6DD2"/>
    <w:rsid w:val="008F768F"/>
    <w:rsid w:val="008F7E95"/>
    <w:rsid w:val="009000F2"/>
    <w:rsid w:val="00900442"/>
    <w:rsid w:val="00900513"/>
    <w:rsid w:val="0090055C"/>
    <w:rsid w:val="009011AB"/>
    <w:rsid w:val="00901A97"/>
    <w:rsid w:val="00901C15"/>
    <w:rsid w:val="0090241A"/>
    <w:rsid w:val="0090251F"/>
    <w:rsid w:val="00903013"/>
    <w:rsid w:val="00903D30"/>
    <w:rsid w:val="009045F3"/>
    <w:rsid w:val="00904EB5"/>
    <w:rsid w:val="00904EBA"/>
    <w:rsid w:val="00905AEA"/>
    <w:rsid w:val="00905B9A"/>
    <w:rsid w:val="00906056"/>
    <w:rsid w:val="009066E6"/>
    <w:rsid w:val="0090734A"/>
    <w:rsid w:val="00907738"/>
    <w:rsid w:val="009105D4"/>
    <w:rsid w:val="00910C27"/>
    <w:rsid w:val="00910C35"/>
    <w:rsid w:val="009110BC"/>
    <w:rsid w:val="00911109"/>
    <w:rsid w:val="0091190F"/>
    <w:rsid w:val="00911BBF"/>
    <w:rsid w:val="00911C43"/>
    <w:rsid w:val="00911E87"/>
    <w:rsid w:val="0091217D"/>
    <w:rsid w:val="009123C1"/>
    <w:rsid w:val="00912952"/>
    <w:rsid w:val="00912A8F"/>
    <w:rsid w:val="00912DB3"/>
    <w:rsid w:val="00913359"/>
    <w:rsid w:val="00913D3D"/>
    <w:rsid w:val="0091412C"/>
    <w:rsid w:val="0091437B"/>
    <w:rsid w:val="009143B6"/>
    <w:rsid w:val="00916608"/>
    <w:rsid w:val="0091675F"/>
    <w:rsid w:val="00916BBE"/>
    <w:rsid w:val="00916C81"/>
    <w:rsid w:val="0091710B"/>
    <w:rsid w:val="00917354"/>
    <w:rsid w:val="00917726"/>
    <w:rsid w:val="00917D51"/>
    <w:rsid w:val="00920159"/>
    <w:rsid w:val="00920190"/>
    <w:rsid w:val="00920957"/>
    <w:rsid w:val="009213CE"/>
    <w:rsid w:val="00922589"/>
    <w:rsid w:val="00922F34"/>
    <w:rsid w:val="00922FFE"/>
    <w:rsid w:val="0092305A"/>
    <w:rsid w:val="00923B72"/>
    <w:rsid w:val="009247D0"/>
    <w:rsid w:val="00924A9D"/>
    <w:rsid w:val="0092696E"/>
    <w:rsid w:val="00926C98"/>
    <w:rsid w:val="00926ECC"/>
    <w:rsid w:val="009278B6"/>
    <w:rsid w:val="00927E80"/>
    <w:rsid w:val="009301CF"/>
    <w:rsid w:val="009306D3"/>
    <w:rsid w:val="00930EB6"/>
    <w:rsid w:val="00930F35"/>
    <w:rsid w:val="00931028"/>
    <w:rsid w:val="00931E42"/>
    <w:rsid w:val="009326A6"/>
    <w:rsid w:val="00932E21"/>
    <w:rsid w:val="00932F71"/>
    <w:rsid w:val="00933034"/>
    <w:rsid w:val="009340DD"/>
    <w:rsid w:val="009340FF"/>
    <w:rsid w:val="0093436B"/>
    <w:rsid w:val="009349D4"/>
    <w:rsid w:val="00934ABE"/>
    <w:rsid w:val="00934C61"/>
    <w:rsid w:val="00934E18"/>
    <w:rsid w:val="00935A5A"/>
    <w:rsid w:val="00936D8C"/>
    <w:rsid w:val="0093700E"/>
    <w:rsid w:val="0093717E"/>
    <w:rsid w:val="00937793"/>
    <w:rsid w:val="009378EA"/>
    <w:rsid w:val="00937B6A"/>
    <w:rsid w:val="00937EFE"/>
    <w:rsid w:val="00940258"/>
    <w:rsid w:val="009419A0"/>
    <w:rsid w:val="00941F08"/>
    <w:rsid w:val="0094239D"/>
    <w:rsid w:val="00942841"/>
    <w:rsid w:val="00942C54"/>
    <w:rsid w:val="0094306A"/>
    <w:rsid w:val="00943514"/>
    <w:rsid w:val="00943770"/>
    <w:rsid w:val="009438EF"/>
    <w:rsid w:val="009439C1"/>
    <w:rsid w:val="009444C3"/>
    <w:rsid w:val="00944BE1"/>
    <w:rsid w:val="009455E7"/>
    <w:rsid w:val="00945679"/>
    <w:rsid w:val="00945819"/>
    <w:rsid w:val="0094589E"/>
    <w:rsid w:val="00946E12"/>
    <w:rsid w:val="00947197"/>
    <w:rsid w:val="0095063C"/>
    <w:rsid w:val="0095095C"/>
    <w:rsid w:val="0095097B"/>
    <w:rsid w:val="00951666"/>
    <w:rsid w:val="0095185D"/>
    <w:rsid w:val="009519E7"/>
    <w:rsid w:val="0095257D"/>
    <w:rsid w:val="009525CE"/>
    <w:rsid w:val="00952695"/>
    <w:rsid w:val="00953350"/>
    <w:rsid w:val="00953630"/>
    <w:rsid w:val="009538CF"/>
    <w:rsid w:val="00953A5A"/>
    <w:rsid w:val="009542B2"/>
    <w:rsid w:val="00954B8B"/>
    <w:rsid w:val="00956A79"/>
    <w:rsid w:val="00956BD6"/>
    <w:rsid w:val="00957051"/>
    <w:rsid w:val="00957B57"/>
    <w:rsid w:val="009608D8"/>
    <w:rsid w:val="0096131E"/>
    <w:rsid w:val="009613A0"/>
    <w:rsid w:val="00962449"/>
    <w:rsid w:val="00962FE9"/>
    <w:rsid w:val="009633FE"/>
    <w:rsid w:val="009642F1"/>
    <w:rsid w:val="00964500"/>
    <w:rsid w:val="00964A3A"/>
    <w:rsid w:val="00964D72"/>
    <w:rsid w:val="009650A1"/>
    <w:rsid w:val="0096525E"/>
    <w:rsid w:val="00965D62"/>
    <w:rsid w:val="0096662E"/>
    <w:rsid w:val="00966A27"/>
    <w:rsid w:val="00966EC7"/>
    <w:rsid w:val="00967973"/>
    <w:rsid w:val="0097037E"/>
    <w:rsid w:val="00970490"/>
    <w:rsid w:val="00970F49"/>
    <w:rsid w:val="009710E9"/>
    <w:rsid w:val="009721FA"/>
    <w:rsid w:val="009725A0"/>
    <w:rsid w:val="00972724"/>
    <w:rsid w:val="00972904"/>
    <w:rsid w:val="00973BF5"/>
    <w:rsid w:val="009740AB"/>
    <w:rsid w:val="009743E1"/>
    <w:rsid w:val="009746AE"/>
    <w:rsid w:val="00974A31"/>
    <w:rsid w:val="00974AAF"/>
    <w:rsid w:val="00974E64"/>
    <w:rsid w:val="009750F9"/>
    <w:rsid w:val="00975319"/>
    <w:rsid w:val="00975817"/>
    <w:rsid w:val="00975E1F"/>
    <w:rsid w:val="00976351"/>
    <w:rsid w:val="00976815"/>
    <w:rsid w:val="0097737F"/>
    <w:rsid w:val="0097794E"/>
    <w:rsid w:val="00977E8F"/>
    <w:rsid w:val="00980485"/>
    <w:rsid w:val="00981BB5"/>
    <w:rsid w:val="00982326"/>
    <w:rsid w:val="00982C44"/>
    <w:rsid w:val="00982CF7"/>
    <w:rsid w:val="00983371"/>
    <w:rsid w:val="009833A2"/>
    <w:rsid w:val="00983D66"/>
    <w:rsid w:val="00983F3E"/>
    <w:rsid w:val="009845CC"/>
    <w:rsid w:val="0098486F"/>
    <w:rsid w:val="009849D1"/>
    <w:rsid w:val="00984FE2"/>
    <w:rsid w:val="009854F1"/>
    <w:rsid w:val="00985940"/>
    <w:rsid w:val="00985E0F"/>
    <w:rsid w:val="00986B65"/>
    <w:rsid w:val="00987118"/>
    <w:rsid w:val="00987123"/>
    <w:rsid w:val="00990317"/>
    <w:rsid w:val="0099091D"/>
    <w:rsid w:val="00991C0A"/>
    <w:rsid w:val="00991C71"/>
    <w:rsid w:val="009920A0"/>
    <w:rsid w:val="00992696"/>
    <w:rsid w:val="00992DE3"/>
    <w:rsid w:val="009941AF"/>
    <w:rsid w:val="0099441A"/>
    <w:rsid w:val="0099458F"/>
    <w:rsid w:val="00994897"/>
    <w:rsid w:val="0099525E"/>
    <w:rsid w:val="00995C2A"/>
    <w:rsid w:val="00995DCF"/>
    <w:rsid w:val="00995E7C"/>
    <w:rsid w:val="009961C4"/>
    <w:rsid w:val="0099634C"/>
    <w:rsid w:val="009965D6"/>
    <w:rsid w:val="0099686A"/>
    <w:rsid w:val="00996B17"/>
    <w:rsid w:val="009979EF"/>
    <w:rsid w:val="00997C06"/>
    <w:rsid w:val="00997C55"/>
    <w:rsid w:val="009A097D"/>
    <w:rsid w:val="009A0F73"/>
    <w:rsid w:val="009A2096"/>
    <w:rsid w:val="009A265B"/>
    <w:rsid w:val="009A27B8"/>
    <w:rsid w:val="009A2A46"/>
    <w:rsid w:val="009A471E"/>
    <w:rsid w:val="009A4872"/>
    <w:rsid w:val="009A4F91"/>
    <w:rsid w:val="009A5A2C"/>
    <w:rsid w:val="009A5F9C"/>
    <w:rsid w:val="009A61D5"/>
    <w:rsid w:val="009A64C4"/>
    <w:rsid w:val="009A6657"/>
    <w:rsid w:val="009A6DB8"/>
    <w:rsid w:val="009A7152"/>
    <w:rsid w:val="009A73A8"/>
    <w:rsid w:val="009B1094"/>
    <w:rsid w:val="009B10DB"/>
    <w:rsid w:val="009B1E49"/>
    <w:rsid w:val="009B1EC5"/>
    <w:rsid w:val="009B2B00"/>
    <w:rsid w:val="009B2BE4"/>
    <w:rsid w:val="009B2C17"/>
    <w:rsid w:val="009B3375"/>
    <w:rsid w:val="009B4757"/>
    <w:rsid w:val="009B48E1"/>
    <w:rsid w:val="009B48E5"/>
    <w:rsid w:val="009B4F47"/>
    <w:rsid w:val="009B5349"/>
    <w:rsid w:val="009B5468"/>
    <w:rsid w:val="009B5880"/>
    <w:rsid w:val="009B5891"/>
    <w:rsid w:val="009B58F6"/>
    <w:rsid w:val="009B613D"/>
    <w:rsid w:val="009B6184"/>
    <w:rsid w:val="009B6F12"/>
    <w:rsid w:val="009B7823"/>
    <w:rsid w:val="009B7BFC"/>
    <w:rsid w:val="009C03DD"/>
    <w:rsid w:val="009C0637"/>
    <w:rsid w:val="009C0A3E"/>
    <w:rsid w:val="009C14BC"/>
    <w:rsid w:val="009C31AD"/>
    <w:rsid w:val="009C3421"/>
    <w:rsid w:val="009C5D0C"/>
    <w:rsid w:val="009C67CC"/>
    <w:rsid w:val="009C69C0"/>
    <w:rsid w:val="009C6C99"/>
    <w:rsid w:val="009C72F2"/>
    <w:rsid w:val="009C7384"/>
    <w:rsid w:val="009C7792"/>
    <w:rsid w:val="009C7C06"/>
    <w:rsid w:val="009C7E51"/>
    <w:rsid w:val="009D057E"/>
    <w:rsid w:val="009D07C3"/>
    <w:rsid w:val="009D112A"/>
    <w:rsid w:val="009D19F9"/>
    <w:rsid w:val="009D1A03"/>
    <w:rsid w:val="009D20B4"/>
    <w:rsid w:val="009D310C"/>
    <w:rsid w:val="009D37FB"/>
    <w:rsid w:val="009D3B03"/>
    <w:rsid w:val="009D4239"/>
    <w:rsid w:val="009D4537"/>
    <w:rsid w:val="009D4645"/>
    <w:rsid w:val="009D52B1"/>
    <w:rsid w:val="009D5A81"/>
    <w:rsid w:val="009D6410"/>
    <w:rsid w:val="009D78D9"/>
    <w:rsid w:val="009D7B92"/>
    <w:rsid w:val="009E02E3"/>
    <w:rsid w:val="009E17FF"/>
    <w:rsid w:val="009E23AB"/>
    <w:rsid w:val="009E24C6"/>
    <w:rsid w:val="009E2B51"/>
    <w:rsid w:val="009E2C64"/>
    <w:rsid w:val="009E3456"/>
    <w:rsid w:val="009E34C2"/>
    <w:rsid w:val="009E3706"/>
    <w:rsid w:val="009E379B"/>
    <w:rsid w:val="009E5C29"/>
    <w:rsid w:val="009E602A"/>
    <w:rsid w:val="009E66BE"/>
    <w:rsid w:val="009E6CF0"/>
    <w:rsid w:val="009E6FA9"/>
    <w:rsid w:val="009F0014"/>
    <w:rsid w:val="009F00B4"/>
    <w:rsid w:val="009F0298"/>
    <w:rsid w:val="009F0371"/>
    <w:rsid w:val="009F03AD"/>
    <w:rsid w:val="009F0E8E"/>
    <w:rsid w:val="009F1242"/>
    <w:rsid w:val="009F16B1"/>
    <w:rsid w:val="009F1F34"/>
    <w:rsid w:val="009F2058"/>
    <w:rsid w:val="009F2076"/>
    <w:rsid w:val="009F2222"/>
    <w:rsid w:val="009F282C"/>
    <w:rsid w:val="009F28CB"/>
    <w:rsid w:val="009F3972"/>
    <w:rsid w:val="009F46BE"/>
    <w:rsid w:val="009F4E7E"/>
    <w:rsid w:val="009F5173"/>
    <w:rsid w:val="009F546E"/>
    <w:rsid w:val="009F5752"/>
    <w:rsid w:val="009F5F8C"/>
    <w:rsid w:val="009F5FCC"/>
    <w:rsid w:val="009F6454"/>
    <w:rsid w:val="009F65BE"/>
    <w:rsid w:val="009F6A37"/>
    <w:rsid w:val="009F6DAB"/>
    <w:rsid w:val="009F7892"/>
    <w:rsid w:val="00A0000D"/>
    <w:rsid w:val="00A0031A"/>
    <w:rsid w:val="00A00879"/>
    <w:rsid w:val="00A013C7"/>
    <w:rsid w:val="00A01723"/>
    <w:rsid w:val="00A034F4"/>
    <w:rsid w:val="00A04395"/>
    <w:rsid w:val="00A0439F"/>
    <w:rsid w:val="00A04AA5"/>
    <w:rsid w:val="00A04CAB"/>
    <w:rsid w:val="00A05069"/>
    <w:rsid w:val="00A05C0A"/>
    <w:rsid w:val="00A06143"/>
    <w:rsid w:val="00A06D10"/>
    <w:rsid w:val="00A07B68"/>
    <w:rsid w:val="00A10587"/>
    <w:rsid w:val="00A10C5E"/>
    <w:rsid w:val="00A10F68"/>
    <w:rsid w:val="00A112A7"/>
    <w:rsid w:val="00A12271"/>
    <w:rsid w:val="00A12383"/>
    <w:rsid w:val="00A138C7"/>
    <w:rsid w:val="00A13A18"/>
    <w:rsid w:val="00A13D96"/>
    <w:rsid w:val="00A14435"/>
    <w:rsid w:val="00A148FE"/>
    <w:rsid w:val="00A16BF0"/>
    <w:rsid w:val="00A170A0"/>
    <w:rsid w:val="00A1746E"/>
    <w:rsid w:val="00A17581"/>
    <w:rsid w:val="00A17656"/>
    <w:rsid w:val="00A17802"/>
    <w:rsid w:val="00A202AD"/>
    <w:rsid w:val="00A20653"/>
    <w:rsid w:val="00A20D1A"/>
    <w:rsid w:val="00A20E6A"/>
    <w:rsid w:val="00A21889"/>
    <w:rsid w:val="00A21A21"/>
    <w:rsid w:val="00A21C03"/>
    <w:rsid w:val="00A22049"/>
    <w:rsid w:val="00A22176"/>
    <w:rsid w:val="00A231BA"/>
    <w:rsid w:val="00A23307"/>
    <w:rsid w:val="00A235D7"/>
    <w:rsid w:val="00A23939"/>
    <w:rsid w:val="00A240D0"/>
    <w:rsid w:val="00A24111"/>
    <w:rsid w:val="00A2486E"/>
    <w:rsid w:val="00A25191"/>
    <w:rsid w:val="00A25509"/>
    <w:rsid w:val="00A25960"/>
    <w:rsid w:val="00A25DE2"/>
    <w:rsid w:val="00A26262"/>
    <w:rsid w:val="00A26B63"/>
    <w:rsid w:val="00A26B99"/>
    <w:rsid w:val="00A27373"/>
    <w:rsid w:val="00A2792F"/>
    <w:rsid w:val="00A301BB"/>
    <w:rsid w:val="00A30D82"/>
    <w:rsid w:val="00A31A1E"/>
    <w:rsid w:val="00A31F8C"/>
    <w:rsid w:val="00A326FF"/>
    <w:rsid w:val="00A3359D"/>
    <w:rsid w:val="00A338C2"/>
    <w:rsid w:val="00A3499F"/>
    <w:rsid w:val="00A35CA5"/>
    <w:rsid w:val="00A363F9"/>
    <w:rsid w:val="00A36445"/>
    <w:rsid w:val="00A366C7"/>
    <w:rsid w:val="00A36B92"/>
    <w:rsid w:val="00A36C9B"/>
    <w:rsid w:val="00A405C2"/>
    <w:rsid w:val="00A40D02"/>
    <w:rsid w:val="00A40D25"/>
    <w:rsid w:val="00A41013"/>
    <w:rsid w:val="00A41979"/>
    <w:rsid w:val="00A41DC5"/>
    <w:rsid w:val="00A41FB1"/>
    <w:rsid w:val="00A42141"/>
    <w:rsid w:val="00A42ABE"/>
    <w:rsid w:val="00A42C53"/>
    <w:rsid w:val="00A43144"/>
    <w:rsid w:val="00A439ED"/>
    <w:rsid w:val="00A43D06"/>
    <w:rsid w:val="00A4476D"/>
    <w:rsid w:val="00A44BF5"/>
    <w:rsid w:val="00A44EAF"/>
    <w:rsid w:val="00A45C98"/>
    <w:rsid w:val="00A46C4C"/>
    <w:rsid w:val="00A46C52"/>
    <w:rsid w:val="00A46E1B"/>
    <w:rsid w:val="00A477AC"/>
    <w:rsid w:val="00A47874"/>
    <w:rsid w:val="00A501EB"/>
    <w:rsid w:val="00A508EB"/>
    <w:rsid w:val="00A50F02"/>
    <w:rsid w:val="00A50F85"/>
    <w:rsid w:val="00A51076"/>
    <w:rsid w:val="00A5115E"/>
    <w:rsid w:val="00A52582"/>
    <w:rsid w:val="00A5260F"/>
    <w:rsid w:val="00A53043"/>
    <w:rsid w:val="00A53398"/>
    <w:rsid w:val="00A5355E"/>
    <w:rsid w:val="00A53575"/>
    <w:rsid w:val="00A5364C"/>
    <w:rsid w:val="00A53C0C"/>
    <w:rsid w:val="00A542AC"/>
    <w:rsid w:val="00A54A09"/>
    <w:rsid w:val="00A54EA3"/>
    <w:rsid w:val="00A55A8A"/>
    <w:rsid w:val="00A5631B"/>
    <w:rsid w:val="00A563DF"/>
    <w:rsid w:val="00A56C2E"/>
    <w:rsid w:val="00A57037"/>
    <w:rsid w:val="00A570D1"/>
    <w:rsid w:val="00A570EF"/>
    <w:rsid w:val="00A572B4"/>
    <w:rsid w:val="00A5747C"/>
    <w:rsid w:val="00A574E2"/>
    <w:rsid w:val="00A57F8C"/>
    <w:rsid w:val="00A607AB"/>
    <w:rsid w:val="00A60BDC"/>
    <w:rsid w:val="00A60F55"/>
    <w:rsid w:val="00A61373"/>
    <w:rsid w:val="00A61440"/>
    <w:rsid w:val="00A61467"/>
    <w:rsid w:val="00A617A2"/>
    <w:rsid w:val="00A61A8F"/>
    <w:rsid w:val="00A61DD2"/>
    <w:rsid w:val="00A61F42"/>
    <w:rsid w:val="00A62933"/>
    <w:rsid w:val="00A6297F"/>
    <w:rsid w:val="00A62A4F"/>
    <w:rsid w:val="00A62DBA"/>
    <w:rsid w:val="00A63415"/>
    <w:rsid w:val="00A635F5"/>
    <w:rsid w:val="00A63801"/>
    <w:rsid w:val="00A63979"/>
    <w:rsid w:val="00A63ECE"/>
    <w:rsid w:val="00A64258"/>
    <w:rsid w:val="00A6435E"/>
    <w:rsid w:val="00A65215"/>
    <w:rsid w:val="00A652F7"/>
    <w:rsid w:val="00A65572"/>
    <w:rsid w:val="00A65CB9"/>
    <w:rsid w:val="00A662F5"/>
    <w:rsid w:val="00A66636"/>
    <w:rsid w:val="00A66784"/>
    <w:rsid w:val="00A66B85"/>
    <w:rsid w:val="00A66F4A"/>
    <w:rsid w:val="00A678D4"/>
    <w:rsid w:val="00A67D49"/>
    <w:rsid w:val="00A67ED6"/>
    <w:rsid w:val="00A70009"/>
    <w:rsid w:val="00A7079D"/>
    <w:rsid w:val="00A7162F"/>
    <w:rsid w:val="00A71C69"/>
    <w:rsid w:val="00A71D55"/>
    <w:rsid w:val="00A72446"/>
    <w:rsid w:val="00A7281A"/>
    <w:rsid w:val="00A72CFA"/>
    <w:rsid w:val="00A730E0"/>
    <w:rsid w:val="00A73A19"/>
    <w:rsid w:val="00A7545E"/>
    <w:rsid w:val="00A76ADE"/>
    <w:rsid w:val="00A7705D"/>
    <w:rsid w:val="00A771A5"/>
    <w:rsid w:val="00A773C8"/>
    <w:rsid w:val="00A80892"/>
    <w:rsid w:val="00A80E21"/>
    <w:rsid w:val="00A8126F"/>
    <w:rsid w:val="00A82253"/>
    <w:rsid w:val="00A8231E"/>
    <w:rsid w:val="00A832C6"/>
    <w:rsid w:val="00A832D2"/>
    <w:rsid w:val="00A8374A"/>
    <w:rsid w:val="00A83825"/>
    <w:rsid w:val="00A84A6B"/>
    <w:rsid w:val="00A85A04"/>
    <w:rsid w:val="00A85DCC"/>
    <w:rsid w:val="00A85DDC"/>
    <w:rsid w:val="00A869D8"/>
    <w:rsid w:val="00A86A2E"/>
    <w:rsid w:val="00A86ABE"/>
    <w:rsid w:val="00A86FB3"/>
    <w:rsid w:val="00A86FD0"/>
    <w:rsid w:val="00A87977"/>
    <w:rsid w:val="00A87FBF"/>
    <w:rsid w:val="00A9042D"/>
    <w:rsid w:val="00A9073C"/>
    <w:rsid w:val="00A90832"/>
    <w:rsid w:val="00A912D7"/>
    <w:rsid w:val="00A9212B"/>
    <w:rsid w:val="00A941AE"/>
    <w:rsid w:val="00A94598"/>
    <w:rsid w:val="00A94A5C"/>
    <w:rsid w:val="00A94CE0"/>
    <w:rsid w:val="00A95363"/>
    <w:rsid w:val="00A953A9"/>
    <w:rsid w:val="00A95A28"/>
    <w:rsid w:val="00A966A0"/>
    <w:rsid w:val="00A96B6B"/>
    <w:rsid w:val="00A97220"/>
    <w:rsid w:val="00A97644"/>
    <w:rsid w:val="00A97EF4"/>
    <w:rsid w:val="00AA04E7"/>
    <w:rsid w:val="00AA062A"/>
    <w:rsid w:val="00AA06FB"/>
    <w:rsid w:val="00AA12E3"/>
    <w:rsid w:val="00AA1E8B"/>
    <w:rsid w:val="00AA2312"/>
    <w:rsid w:val="00AA240D"/>
    <w:rsid w:val="00AA270E"/>
    <w:rsid w:val="00AA397D"/>
    <w:rsid w:val="00AA4013"/>
    <w:rsid w:val="00AA4265"/>
    <w:rsid w:val="00AA42C3"/>
    <w:rsid w:val="00AA452E"/>
    <w:rsid w:val="00AA469E"/>
    <w:rsid w:val="00AA4C78"/>
    <w:rsid w:val="00AA6A98"/>
    <w:rsid w:val="00AA6CA6"/>
    <w:rsid w:val="00AA76BD"/>
    <w:rsid w:val="00AA7F9C"/>
    <w:rsid w:val="00AB14B8"/>
    <w:rsid w:val="00AB18CC"/>
    <w:rsid w:val="00AB29E5"/>
    <w:rsid w:val="00AB336D"/>
    <w:rsid w:val="00AB3405"/>
    <w:rsid w:val="00AB49CC"/>
    <w:rsid w:val="00AB4B3B"/>
    <w:rsid w:val="00AB4FF6"/>
    <w:rsid w:val="00AB51FB"/>
    <w:rsid w:val="00AB582F"/>
    <w:rsid w:val="00AB5A6B"/>
    <w:rsid w:val="00AB5C6D"/>
    <w:rsid w:val="00AB6A2A"/>
    <w:rsid w:val="00AB6DD6"/>
    <w:rsid w:val="00AB6E26"/>
    <w:rsid w:val="00AB766A"/>
    <w:rsid w:val="00AB7E96"/>
    <w:rsid w:val="00AC0950"/>
    <w:rsid w:val="00AC0A1F"/>
    <w:rsid w:val="00AC1CD0"/>
    <w:rsid w:val="00AC1EFE"/>
    <w:rsid w:val="00AC217C"/>
    <w:rsid w:val="00AC249B"/>
    <w:rsid w:val="00AC24B2"/>
    <w:rsid w:val="00AC275D"/>
    <w:rsid w:val="00AC2967"/>
    <w:rsid w:val="00AC29DA"/>
    <w:rsid w:val="00AC304E"/>
    <w:rsid w:val="00AC31ED"/>
    <w:rsid w:val="00AC340E"/>
    <w:rsid w:val="00AC3509"/>
    <w:rsid w:val="00AC41B8"/>
    <w:rsid w:val="00AC4337"/>
    <w:rsid w:val="00AC4530"/>
    <w:rsid w:val="00AC4BD4"/>
    <w:rsid w:val="00AC4C4B"/>
    <w:rsid w:val="00AC559D"/>
    <w:rsid w:val="00AC6675"/>
    <w:rsid w:val="00AC6C32"/>
    <w:rsid w:val="00AC6E2C"/>
    <w:rsid w:val="00AC7361"/>
    <w:rsid w:val="00AC7A7F"/>
    <w:rsid w:val="00AD0079"/>
    <w:rsid w:val="00AD0597"/>
    <w:rsid w:val="00AD0B1C"/>
    <w:rsid w:val="00AD0B78"/>
    <w:rsid w:val="00AD157E"/>
    <w:rsid w:val="00AD1D1E"/>
    <w:rsid w:val="00AD263D"/>
    <w:rsid w:val="00AD2797"/>
    <w:rsid w:val="00AD2A4F"/>
    <w:rsid w:val="00AD2FE6"/>
    <w:rsid w:val="00AD3111"/>
    <w:rsid w:val="00AD3437"/>
    <w:rsid w:val="00AD42C2"/>
    <w:rsid w:val="00AD49AE"/>
    <w:rsid w:val="00AD587E"/>
    <w:rsid w:val="00AD599E"/>
    <w:rsid w:val="00AD5D85"/>
    <w:rsid w:val="00AD5E88"/>
    <w:rsid w:val="00AD65C6"/>
    <w:rsid w:val="00AD6A71"/>
    <w:rsid w:val="00AD6FB6"/>
    <w:rsid w:val="00AD70D2"/>
    <w:rsid w:val="00AD7459"/>
    <w:rsid w:val="00AE1B24"/>
    <w:rsid w:val="00AE25CD"/>
    <w:rsid w:val="00AE260B"/>
    <w:rsid w:val="00AE272E"/>
    <w:rsid w:val="00AE2773"/>
    <w:rsid w:val="00AE2E8B"/>
    <w:rsid w:val="00AE30B1"/>
    <w:rsid w:val="00AE30B2"/>
    <w:rsid w:val="00AE3FB4"/>
    <w:rsid w:val="00AE4650"/>
    <w:rsid w:val="00AE4AF8"/>
    <w:rsid w:val="00AE505D"/>
    <w:rsid w:val="00AE571E"/>
    <w:rsid w:val="00AE5B6F"/>
    <w:rsid w:val="00AE66F1"/>
    <w:rsid w:val="00AE752F"/>
    <w:rsid w:val="00AE789D"/>
    <w:rsid w:val="00AF0129"/>
    <w:rsid w:val="00AF0247"/>
    <w:rsid w:val="00AF0435"/>
    <w:rsid w:val="00AF1503"/>
    <w:rsid w:val="00AF26D6"/>
    <w:rsid w:val="00AF2898"/>
    <w:rsid w:val="00AF2B7B"/>
    <w:rsid w:val="00AF37DE"/>
    <w:rsid w:val="00AF3838"/>
    <w:rsid w:val="00AF3AD5"/>
    <w:rsid w:val="00AF4847"/>
    <w:rsid w:val="00AF5096"/>
    <w:rsid w:val="00AF67EA"/>
    <w:rsid w:val="00AF68A3"/>
    <w:rsid w:val="00AF6B10"/>
    <w:rsid w:val="00AF6BE7"/>
    <w:rsid w:val="00AF769B"/>
    <w:rsid w:val="00AF7D8E"/>
    <w:rsid w:val="00B00934"/>
    <w:rsid w:val="00B00ED5"/>
    <w:rsid w:val="00B017A6"/>
    <w:rsid w:val="00B0196A"/>
    <w:rsid w:val="00B020E5"/>
    <w:rsid w:val="00B02E78"/>
    <w:rsid w:val="00B02F44"/>
    <w:rsid w:val="00B031FD"/>
    <w:rsid w:val="00B034A4"/>
    <w:rsid w:val="00B03990"/>
    <w:rsid w:val="00B03AF2"/>
    <w:rsid w:val="00B045A7"/>
    <w:rsid w:val="00B04B2E"/>
    <w:rsid w:val="00B04D8F"/>
    <w:rsid w:val="00B04EAB"/>
    <w:rsid w:val="00B05876"/>
    <w:rsid w:val="00B05DAC"/>
    <w:rsid w:val="00B06073"/>
    <w:rsid w:val="00B064CC"/>
    <w:rsid w:val="00B1019F"/>
    <w:rsid w:val="00B10213"/>
    <w:rsid w:val="00B10CA5"/>
    <w:rsid w:val="00B10D1A"/>
    <w:rsid w:val="00B11085"/>
    <w:rsid w:val="00B1132F"/>
    <w:rsid w:val="00B11811"/>
    <w:rsid w:val="00B11BC2"/>
    <w:rsid w:val="00B122F5"/>
    <w:rsid w:val="00B125E5"/>
    <w:rsid w:val="00B13039"/>
    <w:rsid w:val="00B132A7"/>
    <w:rsid w:val="00B13878"/>
    <w:rsid w:val="00B13BCC"/>
    <w:rsid w:val="00B146E4"/>
    <w:rsid w:val="00B14879"/>
    <w:rsid w:val="00B14BBD"/>
    <w:rsid w:val="00B14E25"/>
    <w:rsid w:val="00B151B3"/>
    <w:rsid w:val="00B16291"/>
    <w:rsid w:val="00B16443"/>
    <w:rsid w:val="00B16C3D"/>
    <w:rsid w:val="00B173ED"/>
    <w:rsid w:val="00B17540"/>
    <w:rsid w:val="00B17FA6"/>
    <w:rsid w:val="00B20795"/>
    <w:rsid w:val="00B216D7"/>
    <w:rsid w:val="00B21881"/>
    <w:rsid w:val="00B2249C"/>
    <w:rsid w:val="00B228D6"/>
    <w:rsid w:val="00B22975"/>
    <w:rsid w:val="00B230E0"/>
    <w:rsid w:val="00B2384D"/>
    <w:rsid w:val="00B239A6"/>
    <w:rsid w:val="00B23ADF"/>
    <w:rsid w:val="00B23F81"/>
    <w:rsid w:val="00B24A42"/>
    <w:rsid w:val="00B255CD"/>
    <w:rsid w:val="00B259A4"/>
    <w:rsid w:val="00B25DD1"/>
    <w:rsid w:val="00B25EF1"/>
    <w:rsid w:val="00B266AB"/>
    <w:rsid w:val="00B26806"/>
    <w:rsid w:val="00B27B05"/>
    <w:rsid w:val="00B27CDB"/>
    <w:rsid w:val="00B3054A"/>
    <w:rsid w:val="00B305DF"/>
    <w:rsid w:val="00B307B7"/>
    <w:rsid w:val="00B30E95"/>
    <w:rsid w:val="00B31837"/>
    <w:rsid w:val="00B31F85"/>
    <w:rsid w:val="00B327AD"/>
    <w:rsid w:val="00B32933"/>
    <w:rsid w:val="00B32E29"/>
    <w:rsid w:val="00B32FCE"/>
    <w:rsid w:val="00B33317"/>
    <w:rsid w:val="00B334DB"/>
    <w:rsid w:val="00B33BEE"/>
    <w:rsid w:val="00B342DD"/>
    <w:rsid w:val="00B349AD"/>
    <w:rsid w:val="00B34BF9"/>
    <w:rsid w:val="00B3560C"/>
    <w:rsid w:val="00B359E6"/>
    <w:rsid w:val="00B35B4F"/>
    <w:rsid w:val="00B361B5"/>
    <w:rsid w:val="00B37842"/>
    <w:rsid w:val="00B37868"/>
    <w:rsid w:val="00B3799B"/>
    <w:rsid w:val="00B37D0C"/>
    <w:rsid w:val="00B402A8"/>
    <w:rsid w:val="00B4088F"/>
    <w:rsid w:val="00B40B1A"/>
    <w:rsid w:val="00B41365"/>
    <w:rsid w:val="00B4144F"/>
    <w:rsid w:val="00B4193F"/>
    <w:rsid w:val="00B41DDA"/>
    <w:rsid w:val="00B41EC1"/>
    <w:rsid w:val="00B41FAA"/>
    <w:rsid w:val="00B42EC9"/>
    <w:rsid w:val="00B4350C"/>
    <w:rsid w:val="00B43A99"/>
    <w:rsid w:val="00B43DF9"/>
    <w:rsid w:val="00B44BCD"/>
    <w:rsid w:val="00B456F0"/>
    <w:rsid w:val="00B47677"/>
    <w:rsid w:val="00B517A5"/>
    <w:rsid w:val="00B521F8"/>
    <w:rsid w:val="00B5321E"/>
    <w:rsid w:val="00B53B5A"/>
    <w:rsid w:val="00B53F41"/>
    <w:rsid w:val="00B54489"/>
    <w:rsid w:val="00B5518B"/>
    <w:rsid w:val="00B5538B"/>
    <w:rsid w:val="00B55702"/>
    <w:rsid w:val="00B557DF"/>
    <w:rsid w:val="00B55D1F"/>
    <w:rsid w:val="00B56285"/>
    <w:rsid w:val="00B56859"/>
    <w:rsid w:val="00B56A81"/>
    <w:rsid w:val="00B56B3A"/>
    <w:rsid w:val="00B56EA1"/>
    <w:rsid w:val="00B57F56"/>
    <w:rsid w:val="00B6026B"/>
    <w:rsid w:val="00B60640"/>
    <w:rsid w:val="00B60CAA"/>
    <w:rsid w:val="00B60CD4"/>
    <w:rsid w:val="00B6115F"/>
    <w:rsid w:val="00B61CD8"/>
    <w:rsid w:val="00B62024"/>
    <w:rsid w:val="00B62138"/>
    <w:rsid w:val="00B644FA"/>
    <w:rsid w:val="00B64CB6"/>
    <w:rsid w:val="00B65134"/>
    <w:rsid w:val="00B65A47"/>
    <w:rsid w:val="00B6611E"/>
    <w:rsid w:val="00B6691D"/>
    <w:rsid w:val="00B675C4"/>
    <w:rsid w:val="00B70474"/>
    <w:rsid w:val="00B705A1"/>
    <w:rsid w:val="00B7072E"/>
    <w:rsid w:val="00B707B5"/>
    <w:rsid w:val="00B70C38"/>
    <w:rsid w:val="00B7212D"/>
    <w:rsid w:val="00B72402"/>
    <w:rsid w:val="00B7246C"/>
    <w:rsid w:val="00B72851"/>
    <w:rsid w:val="00B72A86"/>
    <w:rsid w:val="00B732A5"/>
    <w:rsid w:val="00B73504"/>
    <w:rsid w:val="00B737B9"/>
    <w:rsid w:val="00B73FFC"/>
    <w:rsid w:val="00B75EC4"/>
    <w:rsid w:val="00B765AA"/>
    <w:rsid w:val="00B76A54"/>
    <w:rsid w:val="00B76AF1"/>
    <w:rsid w:val="00B76ED3"/>
    <w:rsid w:val="00B77037"/>
    <w:rsid w:val="00B77103"/>
    <w:rsid w:val="00B77163"/>
    <w:rsid w:val="00B77739"/>
    <w:rsid w:val="00B800F6"/>
    <w:rsid w:val="00B80367"/>
    <w:rsid w:val="00B8087D"/>
    <w:rsid w:val="00B80BDE"/>
    <w:rsid w:val="00B80D2A"/>
    <w:rsid w:val="00B81116"/>
    <w:rsid w:val="00B81759"/>
    <w:rsid w:val="00B81A79"/>
    <w:rsid w:val="00B81C7A"/>
    <w:rsid w:val="00B81FC3"/>
    <w:rsid w:val="00B821DD"/>
    <w:rsid w:val="00B832AF"/>
    <w:rsid w:val="00B83BE3"/>
    <w:rsid w:val="00B83C74"/>
    <w:rsid w:val="00B84783"/>
    <w:rsid w:val="00B84DDF"/>
    <w:rsid w:val="00B85081"/>
    <w:rsid w:val="00B852B8"/>
    <w:rsid w:val="00B85461"/>
    <w:rsid w:val="00B85FE6"/>
    <w:rsid w:val="00B86034"/>
    <w:rsid w:val="00B86317"/>
    <w:rsid w:val="00B871F4"/>
    <w:rsid w:val="00B87433"/>
    <w:rsid w:val="00B87850"/>
    <w:rsid w:val="00B87972"/>
    <w:rsid w:val="00B879B7"/>
    <w:rsid w:val="00B9032E"/>
    <w:rsid w:val="00B903F4"/>
    <w:rsid w:val="00B9096B"/>
    <w:rsid w:val="00B90D90"/>
    <w:rsid w:val="00B9100A"/>
    <w:rsid w:val="00B91594"/>
    <w:rsid w:val="00B918D2"/>
    <w:rsid w:val="00B91ABB"/>
    <w:rsid w:val="00B91B52"/>
    <w:rsid w:val="00B921BB"/>
    <w:rsid w:val="00B92555"/>
    <w:rsid w:val="00B926F0"/>
    <w:rsid w:val="00B92D4E"/>
    <w:rsid w:val="00B95E93"/>
    <w:rsid w:val="00B9614B"/>
    <w:rsid w:val="00B96676"/>
    <w:rsid w:val="00B9699A"/>
    <w:rsid w:val="00B96E04"/>
    <w:rsid w:val="00B971BF"/>
    <w:rsid w:val="00B973B9"/>
    <w:rsid w:val="00B9764C"/>
    <w:rsid w:val="00B97B9D"/>
    <w:rsid w:val="00BA05E3"/>
    <w:rsid w:val="00BA0654"/>
    <w:rsid w:val="00BA074C"/>
    <w:rsid w:val="00BA0926"/>
    <w:rsid w:val="00BA0E42"/>
    <w:rsid w:val="00BA17D5"/>
    <w:rsid w:val="00BA217F"/>
    <w:rsid w:val="00BA2882"/>
    <w:rsid w:val="00BA2C67"/>
    <w:rsid w:val="00BA2FBE"/>
    <w:rsid w:val="00BA3067"/>
    <w:rsid w:val="00BA33E9"/>
    <w:rsid w:val="00BA3637"/>
    <w:rsid w:val="00BA3661"/>
    <w:rsid w:val="00BA3A98"/>
    <w:rsid w:val="00BA3B73"/>
    <w:rsid w:val="00BA41D8"/>
    <w:rsid w:val="00BA4887"/>
    <w:rsid w:val="00BA50A4"/>
    <w:rsid w:val="00BA5DD9"/>
    <w:rsid w:val="00BA6202"/>
    <w:rsid w:val="00BA655B"/>
    <w:rsid w:val="00BA7359"/>
    <w:rsid w:val="00BB039A"/>
    <w:rsid w:val="00BB0697"/>
    <w:rsid w:val="00BB08A3"/>
    <w:rsid w:val="00BB0ADE"/>
    <w:rsid w:val="00BB0FB4"/>
    <w:rsid w:val="00BB15F4"/>
    <w:rsid w:val="00BB2E1C"/>
    <w:rsid w:val="00BB34EE"/>
    <w:rsid w:val="00BB3912"/>
    <w:rsid w:val="00BB3D39"/>
    <w:rsid w:val="00BB3FC6"/>
    <w:rsid w:val="00BB408B"/>
    <w:rsid w:val="00BB542F"/>
    <w:rsid w:val="00BB693D"/>
    <w:rsid w:val="00BB6F73"/>
    <w:rsid w:val="00BB74FA"/>
    <w:rsid w:val="00BB7B7B"/>
    <w:rsid w:val="00BC080D"/>
    <w:rsid w:val="00BC1115"/>
    <w:rsid w:val="00BC15C8"/>
    <w:rsid w:val="00BC19A5"/>
    <w:rsid w:val="00BC231D"/>
    <w:rsid w:val="00BC2466"/>
    <w:rsid w:val="00BC2E69"/>
    <w:rsid w:val="00BC31C1"/>
    <w:rsid w:val="00BC3593"/>
    <w:rsid w:val="00BC3797"/>
    <w:rsid w:val="00BC3C67"/>
    <w:rsid w:val="00BC3CC1"/>
    <w:rsid w:val="00BC5079"/>
    <w:rsid w:val="00BC52B9"/>
    <w:rsid w:val="00BC5735"/>
    <w:rsid w:val="00BC59AE"/>
    <w:rsid w:val="00BC5A5D"/>
    <w:rsid w:val="00BC62F3"/>
    <w:rsid w:val="00BC6670"/>
    <w:rsid w:val="00BC72A0"/>
    <w:rsid w:val="00BC7930"/>
    <w:rsid w:val="00BD014B"/>
    <w:rsid w:val="00BD08F6"/>
    <w:rsid w:val="00BD0E0F"/>
    <w:rsid w:val="00BD1281"/>
    <w:rsid w:val="00BD1580"/>
    <w:rsid w:val="00BD17F3"/>
    <w:rsid w:val="00BD18A4"/>
    <w:rsid w:val="00BD1BA7"/>
    <w:rsid w:val="00BD262D"/>
    <w:rsid w:val="00BD2C94"/>
    <w:rsid w:val="00BD43CD"/>
    <w:rsid w:val="00BD4953"/>
    <w:rsid w:val="00BD585A"/>
    <w:rsid w:val="00BD60F6"/>
    <w:rsid w:val="00BD6E23"/>
    <w:rsid w:val="00BD6F56"/>
    <w:rsid w:val="00BD6FC9"/>
    <w:rsid w:val="00BD75A0"/>
    <w:rsid w:val="00BD7ECB"/>
    <w:rsid w:val="00BE04F7"/>
    <w:rsid w:val="00BE12BB"/>
    <w:rsid w:val="00BE192A"/>
    <w:rsid w:val="00BE1B44"/>
    <w:rsid w:val="00BE1F04"/>
    <w:rsid w:val="00BE2539"/>
    <w:rsid w:val="00BE2C64"/>
    <w:rsid w:val="00BE2E12"/>
    <w:rsid w:val="00BE358C"/>
    <w:rsid w:val="00BE3CEF"/>
    <w:rsid w:val="00BE477F"/>
    <w:rsid w:val="00BE4D3F"/>
    <w:rsid w:val="00BE4D77"/>
    <w:rsid w:val="00BE50C9"/>
    <w:rsid w:val="00BE5223"/>
    <w:rsid w:val="00BE6440"/>
    <w:rsid w:val="00BE68C6"/>
    <w:rsid w:val="00BF0236"/>
    <w:rsid w:val="00BF048C"/>
    <w:rsid w:val="00BF07AB"/>
    <w:rsid w:val="00BF0ECB"/>
    <w:rsid w:val="00BF1244"/>
    <w:rsid w:val="00BF1837"/>
    <w:rsid w:val="00BF1A6D"/>
    <w:rsid w:val="00BF1CCE"/>
    <w:rsid w:val="00BF1F81"/>
    <w:rsid w:val="00BF326D"/>
    <w:rsid w:val="00BF32E8"/>
    <w:rsid w:val="00BF383F"/>
    <w:rsid w:val="00BF3958"/>
    <w:rsid w:val="00BF3A9D"/>
    <w:rsid w:val="00BF468F"/>
    <w:rsid w:val="00BF4745"/>
    <w:rsid w:val="00BF5380"/>
    <w:rsid w:val="00BF5F0E"/>
    <w:rsid w:val="00BF7109"/>
    <w:rsid w:val="00BF77FD"/>
    <w:rsid w:val="00BF7C73"/>
    <w:rsid w:val="00BF7CD6"/>
    <w:rsid w:val="00C000C9"/>
    <w:rsid w:val="00C0041C"/>
    <w:rsid w:val="00C00511"/>
    <w:rsid w:val="00C0063B"/>
    <w:rsid w:val="00C01280"/>
    <w:rsid w:val="00C01A9C"/>
    <w:rsid w:val="00C01CEB"/>
    <w:rsid w:val="00C02082"/>
    <w:rsid w:val="00C02464"/>
    <w:rsid w:val="00C02CA3"/>
    <w:rsid w:val="00C035AA"/>
    <w:rsid w:val="00C0387F"/>
    <w:rsid w:val="00C0390D"/>
    <w:rsid w:val="00C03B2A"/>
    <w:rsid w:val="00C052A4"/>
    <w:rsid w:val="00C052D9"/>
    <w:rsid w:val="00C056A1"/>
    <w:rsid w:val="00C059D3"/>
    <w:rsid w:val="00C05D61"/>
    <w:rsid w:val="00C069E7"/>
    <w:rsid w:val="00C06DB3"/>
    <w:rsid w:val="00C06E1E"/>
    <w:rsid w:val="00C06E5A"/>
    <w:rsid w:val="00C07020"/>
    <w:rsid w:val="00C07267"/>
    <w:rsid w:val="00C075CE"/>
    <w:rsid w:val="00C07913"/>
    <w:rsid w:val="00C1000E"/>
    <w:rsid w:val="00C101E6"/>
    <w:rsid w:val="00C111AC"/>
    <w:rsid w:val="00C122E5"/>
    <w:rsid w:val="00C12401"/>
    <w:rsid w:val="00C12478"/>
    <w:rsid w:val="00C1263A"/>
    <w:rsid w:val="00C12874"/>
    <w:rsid w:val="00C12E4A"/>
    <w:rsid w:val="00C12F5C"/>
    <w:rsid w:val="00C135A6"/>
    <w:rsid w:val="00C13C2C"/>
    <w:rsid w:val="00C13EB6"/>
    <w:rsid w:val="00C1503F"/>
    <w:rsid w:val="00C157C3"/>
    <w:rsid w:val="00C16501"/>
    <w:rsid w:val="00C16F0A"/>
    <w:rsid w:val="00C16F3F"/>
    <w:rsid w:val="00C1732D"/>
    <w:rsid w:val="00C1733B"/>
    <w:rsid w:val="00C202EA"/>
    <w:rsid w:val="00C203D6"/>
    <w:rsid w:val="00C21D68"/>
    <w:rsid w:val="00C2229B"/>
    <w:rsid w:val="00C225B9"/>
    <w:rsid w:val="00C22AA4"/>
    <w:rsid w:val="00C22CB5"/>
    <w:rsid w:val="00C23A52"/>
    <w:rsid w:val="00C23F22"/>
    <w:rsid w:val="00C24BB7"/>
    <w:rsid w:val="00C252ED"/>
    <w:rsid w:val="00C25FA9"/>
    <w:rsid w:val="00C2644E"/>
    <w:rsid w:val="00C266B2"/>
    <w:rsid w:val="00C26A7B"/>
    <w:rsid w:val="00C26AA1"/>
    <w:rsid w:val="00C26B97"/>
    <w:rsid w:val="00C26BDB"/>
    <w:rsid w:val="00C27BCE"/>
    <w:rsid w:val="00C3016F"/>
    <w:rsid w:val="00C301E0"/>
    <w:rsid w:val="00C30345"/>
    <w:rsid w:val="00C30D07"/>
    <w:rsid w:val="00C31A25"/>
    <w:rsid w:val="00C325CC"/>
    <w:rsid w:val="00C32958"/>
    <w:rsid w:val="00C3383E"/>
    <w:rsid w:val="00C33BB9"/>
    <w:rsid w:val="00C33F58"/>
    <w:rsid w:val="00C34906"/>
    <w:rsid w:val="00C349D6"/>
    <w:rsid w:val="00C34C9D"/>
    <w:rsid w:val="00C35CAF"/>
    <w:rsid w:val="00C3712E"/>
    <w:rsid w:val="00C378A5"/>
    <w:rsid w:val="00C37ED3"/>
    <w:rsid w:val="00C4026E"/>
    <w:rsid w:val="00C41E6C"/>
    <w:rsid w:val="00C42CDA"/>
    <w:rsid w:val="00C42D11"/>
    <w:rsid w:val="00C4329F"/>
    <w:rsid w:val="00C43399"/>
    <w:rsid w:val="00C43C52"/>
    <w:rsid w:val="00C43F31"/>
    <w:rsid w:val="00C443BB"/>
    <w:rsid w:val="00C44B04"/>
    <w:rsid w:val="00C44DAC"/>
    <w:rsid w:val="00C4635E"/>
    <w:rsid w:val="00C468D2"/>
    <w:rsid w:val="00C47FE5"/>
    <w:rsid w:val="00C503E2"/>
    <w:rsid w:val="00C508A0"/>
    <w:rsid w:val="00C50B3C"/>
    <w:rsid w:val="00C50E28"/>
    <w:rsid w:val="00C5124D"/>
    <w:rsid w:val="00C51357"/>
    <w:rsid w:val="00C515D9"/>
    <w:rsid w:val="00C5161F"/>
    <w:rsid w:val="00C51F4B"/>
    <w:rsid w:val="00C52A1C"/>
    <w:rsid w:val="00C52C1A"/>
    <w:rsid w:val="00C54693"/>
    <w:rsid w:val="00C54B7C"/>
    <w:rsid w:val="00C54D1A"/>
    <w:rsid w:val="00C54EE8"/>
    <w:rsid w:val="00C554D6"/>
    <w:rsid w:val="00C55636"/>
    <w:rsid w:val="00C5607E"/>
    <w:rsid w:val="00C575CA"/>
    <w:rsid w:val="00C579E2"/>
    <w:rsid w:val="00C57A83"/>
    <w:rsid w:val="00C57B1E"/>
    <w:rsid w:val="00C57BFF"/>
    <w:rsid w:val="00C57DA8"/>
    <w:rsid w:val="00C6090A"/>
    <w:rsid w:val="00C60CE7"/>
    <w:rsid w:val="00C61F96"/>
    <w:rsid w:val="00C62E02"/>
    <w:rsid w:val="00C62F5F"/>
    <w:rsid w:val="00C63056"/>
    <w:rsid w:val="00C6315B"/>
    <w:rsid w:val="00C63476"/>
    <w:rsid w:val="00C63C38"/>
    <w:rsid w:val="00C63CE0"/>
    <w:rsid w:val="00C63D28"/>
    <w:rsid w:val="00C6493A"/>
    <w:rsid w:val="00C64A63"/>
    <w:rsid w:val="00C64E64"/>
    <w:rsid w:val="00C6522C"/>
    <w:rsid w:val="00C65252"/>
    <w:rsid w:val="00C65D32"/>
    <w:rsid w:val="00C668DE"/>
    <w:rsid w:val="00C66B02"/>
    <w:rsid w:val="00C67246"/>
    <w:rsid w:val="00C701C1"/>
    <w:rsid w:val="00C70E5A"/>
    <w:rsid w:val="00C71DD8"/>
    <w:rsid w:val="00C72846"/>
    <w:rsid w:val="00C7307B"/>
    <w:rsid w:val="00C73EC7"/>
    <w:rsid w:val="00C741CD"/>
    <w:rsid w:val="00C7450F"/>
    <w:rsid w:val="00C75244"/>
    <w:rsid w:val="00C75D4E"/>
    <w:rsid w:val="00C75F4B"/>
    <w:rsid w:val="00C76CA9"/>
    <w:rsid w:val="00C77A57"/>
    <w:rsid w:val="00C801F5"/>
    <w:rsid w:val="00C8058F"/>
    <w:rsid w:val="00C809EB"/>
    <w:rsid w:val="00C80E7E"/>
    <w:rsid w:val="00C80F09"/>
    <w:rsid w:val="00C826F4"/>
    <w:rsid w:val="00C828E7"/>
    <w:rsid w:val="00C82C8A"/>
    <w:rsid w:val="00C8348C"/>
    <w:rsid w:val="00C837BB"/>
    <w:rsid w:val="00C83896"/>
    <w:rsid w:val="00C844C0"/>
    <w:rsid w:val="00C84B6C"/>
    <w:rsid w:val="00C85274"/>
    <w:rsid w:val="00C857D4"/>
    <w:rsid w:val="00C86438"/>
    <w:rsid w:val="00C8673F"/>
    <w:rsid w:val="00C86758"/>
    <w:rsid w:val="00C868F0"/>
    <w:rsid w:val="00C86C28"/>
    <w:rsid w:val="00C912AC"/>
    <w:rsid w:val="00C9138E"/>
    <w:rsid w:val="00C91628"/>
    <w:rsid w:val="00C9214D"/>
    <w:rsid w:val="00C9240C"/>
    <w:rsid w:val="00C92600"/>
    <w:rsid w:val="00C936BF"/>
    <w:rsid w:val="00C93AF2"/>
    <w:rsid w:val="00C93B64"/>
    <w:rsid w:val="00C93BB2"/>
    <w:rsid w:val="00C949CC"/>
    <w:rsid w:val="00C94AB3"/>
    <w:rsid w:val="00C95A9F"/>
    <w:rsid w:val="00C95BD2"/>
    <w:rsid w:val="00C95E4B"/>
    <w:rsid w:val="00C95F2B"/>
    <w:rsid w:val="00C963FE"/>
    <w:rsid w:val="00C964A0"/>
    <w:rsid w:val="00C96AB3"/>
    <w:rsid w:val="00CA10D4"/>
    <w:rsid w:val="00CA16EE"/>
    <w:rsid w:val="00CA207B"/>
    <w:rsid w:val="00CA2F62"/>
    <w:rsid w:val="00CA3C3B"/>
    <w:rsid w:val="00CA3F28"/>
    <w:rsid w:val="00CA3FD8"/>
    <w:rsid w:val="00CA479B"/>
    <w:rsid w:val="00CA487C"/>
    <w:rsid w:val="00CA4CE8"/>
    <w:rsid w:val="00CA59FB"/>
    <w:rsid w:val="00CA6E7E"/>
    <w:rsid w:val="00CA7CD9"/>
    <w:rsid w:val="00CB0306"/>
    <w:rsid w:val="00CB049B"/>
    <w:rsid w:val="00CB1040"/>
    <w:rsid w:val="00CB1989"/>
    <w:rsid w:val="00CB2437"/>
    <w:rsid w:val="00CB3064"/>
    <w:rsid w:val="00CB30C1"/>
    <w:rsid w:val="00CB337C"/>
    <w:rsid w:val="00CB35DC"/>
    <w:rsid w:val="00CB3702"/>
    <w:rsid w:val="00CB3DE1"/>
    <w:rsid w:val="00CB43EE"/>
    <w:rsid w:val="00CB44D1"/>
    <w:rsid w:val="00CB4607"/>
    <w:rsid w:val="00CB5D13"/>
    <w:rsid w:val="00CB5F0B"/>
    <w:rsid w:val="00CB618C"/>
    <w:rsid w:val="00CB73FD"/>
    <w:rsid w:val="00CB7AD2"/>
    <w:rsid w:val="00CC060D"/>
    <w:rsid w:val="00CC126E"/>
    <w:rsid w:val="00CC1C7D"/>
    <w:rsid w:val="00CC288C"/>
    <w:rsid w:val="00CC36A9"/>
    <w:rsid w:val="00CC38B2"/>
    <w:rsid w:val="00CC3EDB"/>
    <w:rsid w:val="00CC486C"/>
    <w:rsid w:val="00CC50BF"/>
    <w:rsid w:val="00CC5637"/>
    <w:rsid w:val="00CC5873"/>
    <w:rsid w:val="00CC58A2"/>
    <w:rsid w:val="00CC6B10"/>
    <w:rsid w:val="00CC6C2D"/>
    <w:rsid w:val="00CC7757"/>
    <w:rsid w:val="00CC79A0"/>
    <w:rsid w:val="00CC7A6A"/>
    <w:rsid w:val="00CC7C3B"/>
    <w:rsid w:val="00CD0EFA"/>
    <w:rsid w:val="00CD132B"/>
    <w:rsid w:val="00CD1617"/>
    <w:rsid w:val="00CD201D"/>
    <w:rsid w:val="00CD216A"/>
    <w:rsid w:val="00CD2D0A"/>
    <w:rsid w:val="00CD2D33"/>
    <w:rsid w:val="00CD2EE8"/>
    <w:rsid w:val="00CD315D"/>
    <w:rsid w:val="00CD4519"/>
    <w:rsid w:val="00CD4FAD"/>
    <w:rsid w:val="00CD5D6D"/>
    <w:rsid w:val="00CD61A8"/>
    <w:rsid w:val="00CD69E7"/>
    <w:rsid w:val="00CD6C82"/>
    <w:rsid w:val="00CD73AE"/>
    <w:rsid w:val="00CD75D6"/>
    <w:rsid w:val="00CD7BB5"/>
    <w:rsid w:val="00CD7CE8"/>
    <w:rsid w:val="00CE0A24"/>
    <w:rsid w:val="00CE0E03"/>
    <w:rsid w:val="00CE28D6"/>
    <w:rsid w:val="00CE2E81"/>
    <w:rsid w:val="00CE3577"/>
    <w:rsid w:val="00CE36F7"/>
    <w:rsid w:val="00CE3885"/>
    <w:rsid w:val="00CE3A13"/>
    <w:rsid w:val="00CE3A4C"/>
    <w:rsid w:val="00CE3BA1"/>
    <w:rsid w:val="00CE3C54"/>
    <w:rsid w:val="00CE3D23"/>
    <w:rsid w:val="00CE4C22"/>
    <w:rsid w:val="00CE5459"/>
    <w:rsid w:val="00CE5B0E"/>
    <w:rsid w:val="00CE611E"/>
    <w:rsid w:val="00CE7768"/>
    <w:rsid w:val="00CF031C"/>
    <w:rsid w:val="00CF0652"/>
    <w:rsid w:val="00CF153D"/>
    <w:rsid w:val="00CF2045"/>
    <w:rsid w:val="00CF255C"/>
    <w:rsid w:val="00CF2C7F"/>
    <w:rsid w:val="00CF30C8"/>
    <w:rsid w:val="00CF30F0"/>
    <w:rsid w:val="00CF3975"/>
    <w:rsid w:val="00CF3A1C"/>
    <w:rsid w:val="00CF3AA1"/>
    <w:rsid w:val="00CF3D59"/>
    <w:rsid w:val="00CF4684"/>
    <w:rsid w:val="00CF487C"/>
    <w:rsid w:val="00CF4D07"/>
    <w:rsid w:val="00CF4ED1"/>
    <w:rsid w:val="00CF5396"/>
    <w:rsid w:val="00CF7EB1"/>
    <w:rsid w:val="00D0023E"/>
    <w:rsid w:val="00D003B2"/>
    <w:rsid w:val="00D008AF"/>
    <w:rsid w:val="00D00BF2"/>
    <w:rsid w:val="00D00FA6"/>
    <w:rsid w:val="00D02554"/>
    <w:rsid w:val="00D02C9E"/>
    <w:rsid w:val="00D03C31"/>
    <w:rsid w:val="00D03E38"/>
    <w:rsid w:val="00D04F7C"/>
    <w:rsid w:val="00D058DE"/>
    <w:rsid w:val="00D05EDE"/>
    <w:rsid w:val="00D06257"/>
    <w:rsid w:val="00D06EAB"/>
    <w:rsid w:val="00D06FFD"/>
    <w:rsid w:val="00D072EC"/>
    <w:rsid w:val="00D0763D"/>
    <w:rsid w:val="00D07AEF"/>
    <w:rsid w:val="00D07FA6"/>
    <w:rsid w:val="00D114D8"/>
    <w:rsid w:val="00D1243C"/>
    <w:rsid w:val="00D12A7E"/>
    <w:rsid w:val="00D12BB2"/>
    <w:rsid w:val="00D1322A"/>
    <w:rsid w:val="00D13493"/>
    <w:rsid w:val="00D13E77"/>
    <w:rsid w:val="00D13F87"/>
    <w:rsid w:val="00D14918"/>
    <w:rsid w:val="00D164AC"/>
    <w:rsid w:val="00D1697D"/>
    <w:rsid w:val="00D16F4E"/>
    <w:rsid w:val="00D1722F"/>
    <w:rsid w:val="00D1727C"/>
    <w:rsid w:val="00D1728D"/>
    <w:rsid w:val="00D173B4"/>
    <w:rsid w:val="00D178EB"/>
    <w:rsid w:val="00D20E13"/>
    <w:rsid w:val="00D217D8"/>
    <w:rsid w:val="00D23B9F"/>
    <w:rsid w:val="00D240E6"/>
    <w:rsid w:val="00D248DF"/>
    <w:rsid w:val="00D24D98"/>
    <w:rsid w:val="00D25C35"/>
    <w:rsid w:val="00D25D9E"/>
    <w:rsid w:val="00D26439"/>
    <w:rsid w:val="00D265B7"/>
    <w:rsid w:val="00D26F0F"/>
    <w:rsid w:val="00D27182"/>
    <w:rsid w:val="00D2757A"/>
    <w:rsid w:val="00D27BC9"/>
    <w:rsid w:val="00D30ED6"/>
    <w:rsid w:val="00D31713"/>
    <w:rsid w:val="00D31AA2"/>
    <w:rsid w:val="00D33157"/>
    <w:rsid w:val="00D331FF"/>
    <w:rsid w:val="00D33934"/>
    <w:rsid w:val="00D3519D"/>
    <w:rsid w:val="00D35349"/>
    <w:rsid w:val="00D359AD"/>
    <w:rsid w:val="00D35D63"/>
    <w:rsid w:val="00D364AC"/>
    <w:rsid w:val="00D36A61"/>
    <w:rsid w:val="00D36B34"/>
    <w:rsid w:val="00D374B2"/>
    <w:rsid w:val="00D378AC"/>
    <w:rsid w:val="00D40619"/>
    <w:rsid w:val="00D40F4A"/>
    <w:rsid w:val="00D4102F"/>
    <w:rsid w:val="00D411FD"/>
    <w:rsid w:val="00D412FC"/>
    <w:rsid w:val="00D4245B"/>
    <w:rsid w:val="00D42856"/>
    <w:rsid w:val="00D42C6A"/>
    <w:rsid w:val="00D42D50"/>
    <w:rsid w:val="00D43A44"/>
    <w:rsid w:val="00D443DA"/>
    <w:rsid w:val="00D44C0D"/>
    <w:rsid w:val="00D44E2A"/>
    <w:rsid w:val="00D45671"/>
    <w:rsid w:val="00D45F4F"/>
    <w:rsid w:val="00D45FB4"/>
    <w:rsid w:val="00D461A5"/>
    <w:rsid w:val="00D46AC7"/>
    <w:rsid w:val="00D475C7"/>
    <w:rsid w:val="00D50A94"/>
    <w:rsid w:val="00D50F50"/>
    <w:rsid w:val="00D51931"/>
    <w:rsid w:val="00D51BE6"/>
    <w:rsid w:val="00D528F6"/>
    <w:rsid w:val="00D535A4"/>
    <w:rsid w:val="00D53C48"/>
    <w:rsid w:val="00D53FF9"/>
    <w:rsid w:val="00D54022"/>
    <w:rsid w:val="00D5461F"/>
    <w:rsid w:val="00D54C65"/>
    <w:rsid w:val="00D54C68"/>
    <w:rsid w:val="00D565D9"/>
    <w:rsid w:val="00D565E8"/>
    <w:rsid w:val="00D56D79"/>
    <w:rsid w:val="00D56F47"/>
    <w:rsid w:val="00D612C2"/>
    <w:rsid w:val="00D616E6"/>
    <w:rsid w:val="00D617C1"/>
    <w:rsid w:val="00D61AFD"/>
    <w:rsid w:val="00D61F83"/>
    <w:rsid w:val="00D62743"/>
    <w:rsid w:val="00D62827"/>
    <w:rsid w:val="00D629D7"/>
    <w:rsid w:val="00D62C23"/>
    <w:rsid w:val="00D62CDC"/>
    <w:rsid w:val="00D63F4A"/>
    <w:rsid w:val="00D64303"/>
    <w:rsid w:val="00D6453F"/>
    <w:rsid w:val="00D64D86"/>
    <w:rsid w:val="00D65021"/>
    <w:rsid w:val="00D651E8"/>
    <w:rsid w:val="00D655F0"/>
    <w:rsid w:val="00D65AFD"/>
    <w:rsid w:val="00D65D77"/>
    <w:rsid w:val="00D6647C"/>
    <w:rsid w:val="00D674D9"/>
    <w:rsid w:val="00D67DCE"/>
    <w:rsid w:val="00D7009A"/>
    <w:rsid w:val="00D70793"/>
    <w:rsid w:val="00D70C31"/>
    <w:rsid w:val="00D72056"/>
    <w:rsid w:val="00D72BDE"/>
    <w:rsid w:val="00D72CB8"/>
    <w:rsid w:val="00D72E98"/>
    <w:rsid w:val="00D738FD"/>
    <w:rsid w:val="00D73A8F"/>
    <w:rsid w:val="00D73C55"/>
    <w:rsid w:val="00D75884"/>
    <w:rsid w:val="00D75B55"/>
    <w:rsid w:val="00D75D81"/>
    <w:rsid w:val="00D764B5"/>
    <w:rsid w:val="00D766C4"/>
    <w:rsid w:val="00D7676D"/>
    <w:rsid w:val="00D76878"/>
    <w:rsid w:val="00D76BAE"/>
    <w:rsid w:val="00D76DCC"/>
    <w:rsid w:val="00D77B92"/>
    <w:rsid w:val="00D809DD"/>
    <w:rsid w:val="00D82310"/>
    <w:rsid w:val="00D829C9"/>
    <w:rsid w:val="00D8340C"/>
    <w:rsid w:val="00D837A0"/>
    <w:rsid w:val="00D83A19"/>
    <w:rsid w:val="00D83ACC"/>
    <w:rsid w:val="00D84981"/>
    <w:rsid w:val="00D84EB5"/>
    <w:rsid w:val="00D84ECF"/>
    <w:rsid w:val="00D8502F"/>
    <w:rsid w:val="00D852D6"/>
    <w:rsid w:val="00D854C9"/>
    <w:rsid w:val="00D8595E"/>
    <w:rsid w:val="00D85B2D"/>
    <w:rsid w:val="00D8631B"/>
    <w:rsid w:val="00D865BC"/>
    <w:rsid w:val="00D8702F"/>
    <w:rsid w:val="00D871F7"/>
    <w:rsid w:val="00D87289"/>
    <w:rsid w:val="00D8780F"/>
    <w:rsid w:val="00D8792E"/>
    <w:rsid w:val="00D91254"/>
    <w:rsid w:val="00D9155B"/>
    <w:rsid w:val="00D91883"/>
    <w:rsid w:val="00D91E0F"/>
    <w:rsid w:val="00D922B6"/>
    <w:rsid w:val="00D922BC"/>
    <w:rsid w:val="00D92482"/>
    <w:rsid w:val="00D928B2"/>
    <w:rsid w:val="00D93096"/>
    <w:rsid w:val="00D93442"/>
    <w:rsid w:val="00D937A0"/>
    <w:rsid w:val="00D95361"/>
    <w:rsid w:val="00D95933"/>
    <w:rsid w:val="00D95C01"/>
    <w:rsid w:val="00D9662F"/>
    <w:rsid w:val="00D9714F"/>
    <w:rsid w:val="00DA0335"/>
    <w:rsid w:val="00DA0A74"/>
    <w:rsid w:val="00DA145B"/>
    <w:rsid w:val="00DA2B8D"/>
    <w:rsid w:val="00DA3621"/>
    <w:rsid w:val="00DA3A9C"/>
    <w:rsid w:val="00DA3F27"/>
    <w:rsid w:val="00DA4135"/>
    <w:rsid w:val="00DA4425"/>
    <w:rsid w:val="00DA4906"/>
    <w:rsid w:val="00DA4E34"/>
    <w:rsid w:val="00DA521F"/>
    <w:rsid w:val="00DA59B0"/>
    <w:rsid w:val="00DA5E31"/>
    <w:rsid w:val="00DA5E75"/>
    <w:rsid w:val="00DA607E"/>
    <w:rsid w:val="00DA62D6"/>
    <w:rsid w:val="00DA63CA"/>
    <w:rsid w:val="00DA6457"/>
    <w:rsid w:val="00DA649E"/>
    <w:rsid w:val="00DA68C4"/>
    <w:rsid w:val="00DA7D30"/>
    <w:rsid w:val="00DB142E"/>
    <w:rsid w:val="00DB19FC"/>
    <w:rsid w:val="00DB221B"/>
    <w:rsid w:val="00DB2978"/>
    <w:rsid w:val="00DB2BD5"/>
    <w:rsid w:val="00DB32EA"/>
    <w:rsid w:val="00DB34A7"/>
    <w:rsid w:val="00DB3701"/>
    <w:rsid w:val="00DB3789"/>
    <w:rsid w:val="00DB42B4"/>
    <w:rsid w:val="00DB6DF0"/>
    <w:rsid w:val="00DB72EF"/>
    <w:rsid w:val="00DB7688"/>
    <w:rsid w:val="00DC092C"/>
    <w:rsid w:val="00DC0CAA"/>
    <w:rsid w:val="00DC2473"/>
    <w:rsid w:val="00DC272A"/>
    <w:rsid w:val="00DC33EB"/>
    <w:rsid w:val="00DC47E5"/>
    <w:rsid w:val="00DC4B52"/>
    <w:rsid w:val="00DC5556"/>
    <w:rsid w:val="00DC5643"/>
    <w:rsid w:val="00DC5664"/>
    <w:rsid w:val="00DC6346"/>
    <w:rsid w:val="00DC6A99"/>
    <w:rsid w:val="00DC6D37"/>
    <w:rsid w:val="00DC7AF1"/>
    <w:rsid w:val="00DC7F00"/>
    <w:rsid w:val="00DD02D4"/>
    <w:rsid w:val="00DD053F"/>
    <w:rsid w:val="00DD069B"/>
    <w:rsid w:val="00DD06BE"/>
    <w:rsid w:val="00DD0E74"/>
    <w:rsid w:val="00DD1061"/>
    <w:rsid w:val="00DD1D5D"/>
    <w:rsid w:val="00DD231B"/>
    <w:rsid w:val="00DD2860"/>
    <w:rsid w:val="00DD2B6E"/>
    <w:rsid w:val="00DD354E"/>
    <w:rsid w:val="00DD35FD"/>
    <w:rsid w:val="00DD3813"/>
    <w:rsid w:val="00DD51AC"/>
    <w:rsid w:val="00DD58DB"/>
    <w:rsid w:val="00DD5D98"/>
    <w:rsid w:val="00DD5E01"/>
    <w:rsid w:val="00DD6C8B"/>
    <w:rsid w:val="00DD6D40"/>
    <w:rsid w:val="00DD72E3"/>
    <w:rsid w:val="00DE00A9"/>
    <w:rsid w:val="00DE0456"/>
    <w:rsid w:val="00DE052E"/>
    <w:rsid w:val="00DE066A"/>
    <w:rsid w:val="00DE0A8A"/>
    <w:rsid w:val="00DE0E64"/>
    <w:rsid w:val="00DE14DE"/>
    <w:rsid w:val="00DE1671"/>
    <w:rsid w:val="00DE1FDF"/>
    <w:rsid w:val="00DE273F"/>
    <w:rsid w:val="00DE28EC"/>
    <w:rsid w:val="00DE313C"/>
    <w:rsid w:val="00DE3341"/>
    <w:rsid w:val="00DE3B91"/>
    <w:rsid w:val="00DE41EB"/>
    <w:rsid w:val="00DE462B"/>
    <w:rsid w:val="00DE4C44"/>
    <w:rsid w:val="00DE5DD1"/>
    <w:rsid w:val="00DE5E26"/>
    <w:rsid w:val="00DE635B"/>
    <w:rsid w:val="00DE6809"/>
    <w:rsid w:val="00DE6B43"/>
    <w:rsid w:val="00DE6F44"/>
    <w:rsid w:val="00DE70AC"/>
    <w:rsid w:val="00DF00A9"/>
    <w:rsid w:val="00DF01F9"/>
    <w:rsid w:val="00DF075A"/>
    <w:rsid w:val="00DF1DFB"/>
    <w:rsid w:val="00DF204B"/>
    <w:rsid w:val="00DF2080"/>
    <w:rsid w:val="00DF210E"/>
    <w:rsid w:val="00DF35A0"/>
    <w:rsid w:val="00DF3766"/>
    <w:rsid w:val="00DF48C0"/>
    <w:rsid w:val="00DF49B3"/>
    <w:rsid w:val="00DF4A98"/>
    <w:rsid w:val="00DF4BCA"/>
    <w:rsid w:val="00DF538A"/>
    <w:rsid w:val="00DF656B"/>
    <w:rsid w:val="00DF6D18"/>
    <w:rsid w:val="00DF72C9"/>
    <w:rsid w:val="00DF740F"/>
    <w:rsid w:val="00DF747D"/>
    <w:rsid w:val="00DF7672"/>
    <w:rsid w:val="00DF7BC6"/>
    <w:rsid w:val="00DF7E5E"/>
    <w:rsid w:val="00E00358"/>
    <w:rsid w:val="00E0039F"/>
    <w:rsid w:val="00E00F54"/>
    <w:rsid w:val="00E0159C"/>
    <w:rsid w:val="00E02113"/>
    <w:rsid w:val="00E02205"/>
    <w:rsid w:val="00E02EE1"/>
    <w:rsid w:val="00E03016"/>
    <w:rsid w:val="00E03383"/>
    <w:rsid w:val="00E0387A"/>
    <w:rsid w:val="00E038B8"/>
    <w:rsid w:val="00E04514"/>
    <w:rsid w:val="00E04625"/>
    <w:rsid w:val="00E047BA"/>
    <w:rsid w:val="00E04C71"/>
    <w:rsid w:val="00E05119"/>
    <w:rsid w:val="00E05318"/>
    <w:rsid w:val="00E057B5"/>
    <w:rsid w:val="00E05D06"/>
    <w:rsid w:val="00E062EE"/>
    <w:rsid w:val="00E0648A"/>
    <w:rsid w:val="00E064C5"/>
    <w:rsid w:val="00E064F5"/>
    <w:rsid w:val="00E0695F"/>
    <w:rsid w:val="00E07044"/>
    <w:rsid w:val="00E075D8"/>
    <w:rsid w:val="00E07640"/>
    <w:rsid w:val="00E07AD2"/>
    <w:rsid w:val="00E07FF1"/>
    <w:rsid w:val="00E101F7"/>
    <w:rsid w:val="00E11086"/>
    <w:rsid w:val="00E113C5"/>
    <w:rsid w:val="00E1160C"/>
    <w:rsid w:val="00E118C8"/>
    <w:rsid w:val="00E11CCC"/>
    <w:rsid w:val="00E127AD"/>
    <w:rsid w:val="00E127E8"/>
    <w:rsid w:val="00E12BC7"/>
    <w:rsid w:val="00E14640"/>
    <w:rsid w:val="00E148EB"/>
    <w:rsid w:val="00E14CCA"/>
    <w:rsid w:val="00E15CAC"/>
    <w:rsid w:val="00E171AB"/>
    <w:rsid w:val="00E172B5"/>
    <w:rsid w:val="00E17469"/>
    <w:rsid w:val="00E2018E"/>
    <w:rsid w:val="00E2029F"/>
    <w:rsid w:val="00E205A1"/>
    <w:rsid w:val="00E20867"/>
    <w:rsid w:val="00E20925"/>
    <w:rsid w:val="00E20E60"/>
    <w:rsid w:val="00E21137"/>
    <w:rsid w:val="00E21146"/>
    <w:rsid w:val="00E2156B"/>
    <w:rsid w:val="00E23038"/>
    <w:rsid w:val="00E23B85"/>
    <w:rsid w:val="00E23CF1"/>
    <w:rsid w:val="00E24E78"/>
    <w:rsid w:val="00E254C3"/>
    <w:rsid w:val="00E263B6"/>
    <w:rsid w:val="00E26652"/>
    <w:rsid w:val="00E267D3"/>
    <w:rsid w:val="00E26C52"/>
    <w:rsid w:val="00E27CCD"/>
    <w:rsid w:val="00E27E4E"/>
    <w:rsid w:val="00E301BC"/>
    <w:rsid w:val="00E30D53"/>
    <w:rsid w:val="00E30E2A"/>
    <w:rsid w:val="00E31067"/>
    <w:rsid w:val="00E31E80"/>
    <w:rsid w:val="00E32162"/>
    <w:rsid w:val="00E32715"/>
    <w:rsid w:val="00E328DC"/>
    <w:rsid w:val="00E3439B"/>
    <w:rsid w:val="00E35120"/>
    <w:rsid w:val="00E351E2"/>
    <w:rsid w:val="00E3590B"/>
    <w:rsid w:val="00E35E5E"/>
    <w:rsid w:val="00E366DF"/>
    <w:rsid w:val="00E36A1D"/>
    <w:rsid w:val="00E370CB"/>
    <w:rsid w:val="00E372C5"/>
    <w:rsid w:val="00E377BA"/>
    <w:rsid w:val="00E4058E"/>
    <w:rsid w:val="00E4082C"/>
    <w:rsid w:val="00E40967"/>
    <w:rsid w:val="00E40A94"/>
    <w:rsid w:val="00E412DE"/>
    <w:rsid w:val="00E413FF"/>
    <w:rsid w:val="00E41842"/>
    <w:rsid w:val="00E42373"/>
    <w:rsid w:val="00E4242D"/>
    <w:rsid w:val="00E424C6"/>
    <w:rsid w:val="00E42768"/>
    <w:rsid w:val="00E42CC8"/>
    <w:rsid w:val="00E42D42"/>
    <w:rsid w:val="00E44914"/>
    <w:rsid w:val="00E44A20"/>
    <w:rsid w:val="00E44B9E"/>
    <w:rsid w:val="00E44CB7"/>
    <w:rsid w:val="00E45ABF"/>
    <w:rsid w:val="00E45DD7"/>
    <w:rsid w:val="00E46045"/>
    <w:rsid w:val="00E4630A"/>
    <w:rsid w:val="00E4673A"/>
    <w:rsid w:val="00E4722B"/>
    <w:rsid w:val="00E47DD3"/>
    <w:rsid w:val="00E47F9C"/>
    <w:rsid w:val="00E5018E"/>
    <w:rsid w:val="00E5063F"/>
    <w:rsid w:val="00E50C1D"/>
    <w:rsid w:val="00E50DAB"/>
    <w:rsid w:val="00E50E2A"/>
    <w:rsid w:val="00E51106"/>
    <w:rsid w:val="00E51A06"/>
    <w:rsid w:val="00E51B78"/>
    <w:rsid w:val="00E51D03"/>
    <w:rsid w:val="00E52250"/>
    <w:rsid w:val="00E528B4"/>
    <w:rsid w:val="00E52F94"/>
    <w:rsid w:val="00E530B5"/>
    <w:rsid w:val="00E5363A"/>
    <w:rsid w:val="00E53B62"/>
    <w:rsid w:val="00E54065"/>
    <w:rsid w:val="00E543FB"/>
    <w:rsid w:val="00E54D40"/>
    <w:rsid w:val="00E54F0A"/>
    <w:rsid w:val="00E5504F"/>
    <w:rsid w:val="00E55336"/>
    <w:rsid w:val="00E554AC"/>
    <w:rsid w:val="00E55D36"/>
    <w:rsid w:val="00E56248"/>
    <w:rsid w:val="00E56793"/>
    <w:rsid w:val="00E56F43"/>
    <w:rsid w:val="00E57229"/>
    <w:rsid w:val="00E57664"/>
    <w:rsid w:val="00E60A93"/>
    <w:rsid w:val="00E61782"/>
    <w:rsid w:val="00E61EDA"/>
    <w:rsid w:val="00E61F21"/>
    <w:rsid w:val="00E62196"/>
    <w:rsid w:val="00E62351"/>
    <w:rsid w:val="00E62816"/>
    <w:rsid w:val="00E62946"/>
    <w:rsid w:val="00E62E39"/>
    <w:rsid w:val="00E62E92"/>
    <w:rsid w:val="00E64412"/>
    <w:rsid w:val="00E64DB4"/>
    <w:rsid w:val="00E653D8"/>
    <w:rsid w:val="00E6546F"/>
    <w:rsid w:val="00E6551D"/>
    <w:rsid w:val="00E65734"/>
    <w:rsid w:val="00E657DD"/>
    <w:rsid w:val="00E66811"/>
    <w:rsid w:val="00E677AD"/>
    <w:rsid w:val="00E70E18"/>
    <w:rsid w:val="00E70FCF"/>
    <w:rsid w:val="00E71D2C"/>
    <w:rsid w:val="00E7301E"/>
    <w:rsid w:val="00E730B5"/>
    <w:rsid w:val="00E73250"/>
    <w:rsid w:val="00E73AFC"/>
    <w:rsid w:val="00E74A36"/>
    <w:rsid w:val="00E74AD9"/>
    <w:rsid w:val="00E74DA0"/>
    <w:rsid w:val="00E75517"/>
    <w:rsid w:val="00E76784"/>
    <w:rsid w:val="00E76AAE"/>
    <w:rsid w:val="00E776F6"/>
    <w:rsid w:val="00E77D82"/>
    <w:rsid w:val="00E81B98"/>
    <w:rsid w:val="00E828D7"/>
    <w:rsid w:val="00E82CD6"/>
    <w:rsid w:val="00E82EDC"/>
    <w:rsid w:val="00E85429"/>
    <w:rsid w:val="00E86A45"/>
    <w:rsid w:val="00E86D6B"/>
    <w:rsid w:val="00E86F7A"/>
    <w:rsid w:val="00E87280"/>
    <w:rsid w:val="00E87D65"/>
    <w:rsid w:val="00E90181"/>
    <w:rsid w:val="00E901FC"/>
    <w:rsid w:val="00E90305"/>
    <w:rsid w:val="00E90494"/>
    <w:rsid w:val="00E90599"/>
    <w:rsid w:val="00E9059A"/>
    <w:rsid w:val="00E90A6C"/>
    <w:rsid w:val="00E90BD4"/>
    <w:rsid w:val="00E90F5D"/>
    <w:rsid w:val="00E910EA"/>
    <w:rsid w:val="00E913B4"/>
    <w:rsid w:val="00E914BA"/>
    <w:rsid w:val="00E91A03"/>
    <w:rsid w:val="00E92121"/>
    <w:rsid w:val="00E9264A"/>
    <w:rsid w:val="00E9279C"/>
    <w:rsid w:val="00E92804"/>
    <w:rsid w:val="00E92933"/>
    <w:rsid w:val="00E93E27"/>
    <w:rsid w:val="00E954D1"/>
    <w:rsid w:val="00E95546"/>
    <w:rsid w:val="00E95D01"/>
    <w:rsid w:val="00E96779"/>
    <w:rsid w:val="00E969D4"/>
    <w:rsid w:val="00E96CA0"/>
    <w:rsid w:val="00E970B2"/>
    <w:rsid w:val="00E973D1"/>
    <w:rsid w:val="00E97C4D"/>
    <w:rsid w:val="00E97C77"/>
    <w:rsid w:val="00EA0C34"/>
    <w:rsid w:val="00EA1023"/>
    <w:rsid w:val="00EA11B1"/>
    <w:rsid w:val="00EA14D8"/>
    <w:rsid w:val="00EA1884"/>
    <w:rsid w:val="00EA210F"/>
    <w:rsid w:val="00EA228F"/>
    <w:rsid w:val="00EA2796"/>
    <w:rsid w:val="00EA2888"/>
    <w:rsid w:val="00EA2CB2"/>
    <w:rsid w:val="00EA2E50"/>
    <w:rsid w:val="00EA37AB"/>
    <w:rsid w:val="00EA3B5F"/>
    <w:rsid w:val="00EA4044"/>
    <w:rsid w:val="00EA4554"/>
    <w:rsid w:val="00EA5818"/>
    <w:rsid w:val="00EA5B5E"/>
    <w:rsid w:val="00EA6BCB"/>
    <w:rsid w:val="00EA6E64"/>
    <w:rsid w:val="00EA70F7"/>
    <w:rsid w:val="00EA77FC"/>
    <w:rsid w:val="00EA7B78"/>
    <w:rsid w:val="00EA7C31"/>
    <w:rsid w:val="00EA7E6E"/>
    <w:rsid w:val="00EB0220"/>
    <w:rsid w:val="00EB0709"/>
    <w:rsid w:val="00EB09F0"/>
    <w:rsid w:val="00EB0AAE"/>
    <w:rsid w:val="00EB0E74"/>
    <w:rsid w:val="00EB0FC6"/>
    <w:rsid w:val="00EB181F"/>
    <w:rsid w:val="00EB1B41"/>
    <w:rsid w:val="00EB2860"/>
    <w:rsid w:val="00EB309A"/>
    <w:rsid w:val="00EB354F"/>
    <w:rsid w:val="00EB35AF"/>
    <w:rsid w:val="00EB3849"/>
    <w:rsid w:val="00EB3A1F"/>
    <w:rsid w:val="00EB3B3A"/>
    <w:rsid w:val="00EB3DCE"/>
    <w:rsid w:val="00EB3F8E"/>
    <w:rsid w:val="00EB4567"/>
    <w:rsid w:val="00EB4CB2"/>
    <w:rsid w:val="00EB551D"/>
    <w:rsid w:val="00EB5ACC"/>
    <w:rsid w:val="00EB5B90"/>
    <w:rsid w:val="00EB5D86"/>
    <w:rsid w:val="00EB7302"/>
    <w:rsid w:val="00EB7347"/>
    <w:rsid w:val="00EB7BDB"/>
    <w:rsid w:val="00EC04CC"/>
    <w:rsid w:val="00EC05C4"/>
    <w:rsid w:val="00EC15EC"/>
    <w:rsid w:val="00EC1B86"/>
    <w:rsid w:val="00EC1F67"/>
    <w:rsid w:val="00EC2151"/>
    <w:rsid w:val="00EC229D"/>
    <w:rsid w:val="00EC26B7"/>
    <w:rsid w:val="00EC2818"/>
    <w:rsid w:val="00EC2AAD"/>
    <w:rsid w:val="00EC4B51"/>
    <w:rsid w:val="00EC52C4"/>
    <w:rsid w:val="00EC5407"/>
    <w:rsid w:val="00EC5E7E"/>
    <w:rsid w:val="00EC63F0"/>
    <w:rsid w:val="00EC6F1D"/>
    <w:rsid w:val="00EC6F22"/>
    <w:rsid w:val="00EC73CE"/>
    <w:rsid w:val="00ED15E3"/>
    <w:rsid w:val="00ED19C6"/>
    <w:rsid w:val="00ED2EB0"/>
    <w:rsid w:val="00ED372B"/>
    <w:rsid w:val="00ED381C"/>
    <w:rsid w:val="00ED3C4B"/>
    <w:rsid w:val="00ED40EC"/>
    <w:rsid w:val="00ED46E7"/>
    <w:rsid w:val="00ED5A6C"/>
    <w:rsid w:val="00ED5C1B"/>
    <w:rsid w:val="00ED5E2C"/>
    <w:rsid w:val="00ED5F8A"/>
    <w:rsid w:val="00ED688F"/>
    <w:rsid w:val="00ED733B"/>
    <w:rsid w:val="00ED7D01"/>
    <w:rsid w:val="00EE0617"/>
    <w:rsid w:val="00EE09C3"/>
    <w:rsid w:val="00EE0CDB"/>
    <w:rsid w:val="00EE1424"/>
    <w:rsid w:val="00EE197B"/>
    <w:rsid w:val="00EE2B89"/>
    <w:rsid w:val="00EE42B2"/>
    <w:rsid w:val="00EE4671"/>
    <w:rsid w:val="00EE4BFC"/>
    <w:rsid w:val="00EE4E2F"/>
    <w:rsid w:val="00EE5429"/>
    <w:rsid w:val="00EE543D"/>
    <w:rsid w:val="00EE56F2"/>
    <w:rsid w:val="00EE58F1"/>
    <w:rsid w:val="00EE599B"/>
    <w:rsid w:val="00EE59ED"/>
    <w:rsid w:val="00EE5D82"/>
    <w:rsid w:val="00EE6679"/>
    <w:rsid w:val="00EE6A59"/>
    <w:rsid w:val="00EE6DA3"/>
    <w:rsid w:val="00EE79A7"/>
    <w:rsid w:val="00EF02C0"/>
    <w:rsid w:val="00EF06D9"/>
    <w:rsid w:val="00EF12B2"/>
    <w:rsid w:val="00EF14D4"/>
    <w:rsid w:val="00EF1651"/>
    <w:rsid w:val="00EF1B34"/>
    <w:rsid w:val="00EF2908"/>
    <w:rsid w:val="00EF496E"/>
    <w:rsid w:val="00EF4DD4"/>
    <w:rsid w:val="00EF50FF"/>
    <w:rsid w:val="00EF5331"/>
    <w:rsid w:val="00EF57EF"/>
    <w:rsid w:val="00EF5C2D"/>
    <w:rsid w:val="00EF6D5D"/>
    <w:rsid w:val="00EF7106"/>
    <w:rsid w:val="00EF75D1"/>
    <w:rsid w:val="00EF777B"/>
    <w:rsid w:val="00EF79AC"/>
    <w:rsid w:val="00F0041D"/>
    <w:rsid w:val="00F00456"/>
    <w:rsid w:val="00F00A73"/>
    <w:rsid w:val="00F012D1"/>
    <w:rsid w:val="00F01C42"/>
    <w:rsid w:val="00F02312"/>
    <w:rsid w:val="00F02964"/>
    <w:rsid w:val="00F02DB7"/>
    <w:rsid w:val="00F02E0C"/>
    <w:rsid w:val="00F034C3"/>
    <w:rsid w:val="00F03771"/>
    <w:rsid w:val="00F037FD"/>
    <w:rsid w:val="00F0399C"/>
    <w:rsid w:val="00F03CAC"/>
    <w:rsid w:val="00F03DF4"/>
    <w:rsid w:val="00F04345"/>
    <w:rsid w:val="00F059D1"/>
    <w:rsid w:val="00F05C76"/>
    <w:rsid w:val="00F06100"/>
    <w:rsid w:val="00F06BB8"/>
    <w:rsid w:val="00F06F1B"/>
    <w:rsid w:val="00F07245"/>
    <w:rsid w:val="00F075D1"/>
    <w:rsid w:val="00F07B6F"/>
    <w:rsid w:val="00F07E72"/>
    <w:rsid w:val="00F07E90"/>
    <w:rsid w:val="00F1091C"/>
    <w:rsid w:val="00F10940"/>
    <w:rsid w:val="00F110B6"/>
    <w:rsid w:val="00F11175"/>
    <w:rsid w:val="00F11D1E"/>
    <w:rsid w:val="00F125C4"/>
    <w:rsid w:val="00F128EE"/>
    <w:rsid w:val="00F137CE"/>
    <w:rsid w:val="00F1488A"/>
    <w:rsid w:val="00F160FB"/>
    <w:rsid w:val="00F1613B"/>
    <w:rsid w:val="00F163F2"/>
    <w:rsid w:val="00F164D2"/>
    <w:rsid w:val="00F164E1"/>
    <w:rsid w:val="00F16648"/>
    <w:rsid w:val="00F16FF2"/>
    <w:rsid w:val="00F172D6"/>
    <w:rsid w:val="00F1744F"/>
    <w:rsid w:val="00F17EA6"/>
    <w:rsid w:val="00F20345"/>
    <w:rsid w:val="00F20C93"/>
    <w:rsid w:val="00F211C8"/>
    <w:rsid w:val="00F221A4"/>
    <w:rsid w:val="00F2255C"/>
    <w:rsid w:val="00F2437B"/>
    <w:rsid w:val="00F24652"/>
    <w:rsid w:val="00F249CB"/>
    <w:rsid w:val="00F24BF0"/>
    <w:rsid w:val="00F24DE7"/>
    <w:rsid w:val="00F2547F"/>
    <w:rsid w:val="00F25789"/>
    <w:rsid w:val="00F25B48"/>
    <w:rsid w:val="00F25C3B"/>
    <w:rsid w:val="00F25D46"/>
    <w:rsid w:val="00F25E81"/>
    <w:rsid w:val="00F26266"/>
    <w:rsid w:val="00F26A0D"/>
    <w:rsid w:val="00F26DE4"/>
    <w:rsid w:val="00F26F3F"/>
    <w:rsid w:val="00F27202"/>
    <w:rsid w:val="00F27436"/>
    <w:rsid w:val="00F27A94"/>
    <w:rsid w:val="00F27AC9"/>
    <w:rsid w:val="00F30377"/>
    <w:rsid w:val="00F303CE"/>
    <w:rsid w:val="00F30D4C"/>
    <w:rsid w:val="00F3150E"/>
    <w:rsid w:val="00F318E1"/>
    <w:rsid w:val="00F31DA3"/>
    <w:rsid w:val="00F321BF"/>
    <w:rsid w:val="00F324C1"/>
    <w:rsid w:val="00F32928"/>
    <w:rsid w:val="00F33895"/>
    <w:rsid w:val="00F33A05"/>
    <w:rsid w:val="00F33F2E"/>
    <w:rsid w:val="00F33FBF"/>
    <w:rsid w:val="00F34ABD"/>
    <w:rsid w:val="00F357ED"/>
    <w:rsid w:val="00F3783C"/>
    <w:rsid w:val="00F37DF2"/>
    <w:rsid w:val="00F400F1"/>
    <w:rsid w:val="00F404B4"/>
    <w:rsid w:val="00F40C3F"/>
    <w:rsid w:val="00F4105A"/>
    <w:rsid w:val="00F4199F"/>
    <w:rsid w:val="00F41CAD"/>
    <w:rsid w:val="00F41DDC"/>
    <w:rsid w:val="00F421B2"/>
    <w:rsid w:val="00F4235A"/>
    <w:rsid w:val="00F42367"/>
    <w:rsid w:val="00F430EE"/>
    <w:rsid w:val="00F44128"/>
    <w:rsid w:val="00F44219"/>
    <w:rsid w:val="00F443AF"/>
    <w:rsid w:val="00F44723"/>
    <w:rsid w:val="00F4492D"/>
    <w:rsid w:val="00F44EB2"/>
    <w:rsid w:val="00F454C6"/>
    <w:rsid w:val="00F458B7"/>
    <w:rsid w:val="00F46421"/>
    <w:rsid w:val="00F46863"/>
    <w:rsid w:val="00F47464"/>
    <w:rsid w:val="00F50B90"/>
    <w:rsid w:val="00F50DEC"/>
    <w:rsid w:val="00F512C2"/>
    <w:rsid w:val="00F5182D"/>
    <w:rsid w:val="00F51856"/>
    <w:rsid w:val="00F51D1D"/>
    <w:rsid w:val="00F52227"/>
    <w:rsid w:val="00F525BF"/>
    <w:rsid w:val="00F52A08"/>
    <w:rsid w:val="00F53465"/>
    <w:rsid w:val="00F53BDC"/>
    <w:rsid w:val="00F541D2"/>
    <w:rsid w:val="00F544F6"/>
    <w:rsid w:val="00F54DCF"/>
    <w:rsid w:val="00F54EE2"/>
    <w:rsid w:val="00F564AD"/>
    <w:rsid w:val="00F56622"/>
    <w:rsid w:val="00F57613"/>
    <w:rsid w:val="00F5783B"/>
    <w:rsid w:val="00F57850"/>
    <w:rsid w:val="00F60646"/>
    <w:rsid w:val="00F6144C"/>
    <w:rsid w:val="00F62AA4"/>
    <w:rsid w:val="00F63CF4"/>
    <w:rsid w:val="00F646EB"/>
    <w:rsid w:val="00F64930"/>
    <w:rsid w:val="00F653C9"/>
    <w:rsid w:val="00F65EFB"/>
    <w:rsid w:val="00F661FA"/>
    <w:rsid w:val="00F66B9A"/>
    <w:rsid w:val="00F676B1"/>
    <w:rsid w:val="00F67F50"/>
    <w:rsid w:val="00F70432"/>
    <w:rsid w:val="00F711BE"/>
    <w:rsid w:val="00F7169B"/>
    <w:rsid w:val="00F71D0C"/>
    <w:rsid w:val="00F72093"/>
    <w:rsid w:val="00F722D4"/>
    <w:rsid w:val="00F729DB"/>
    <w:rsid w:val="00F72AAB"/>
    <w:rsid w:val="00F73349"/>
    <w:rsid w:val="00F734B9"/>
    <w:rsid w:val="00F7359B"/>
    <w:rsid w:val="00F73BF3"/>
    <w:rsid w:val="00F74073"/>
    <w:rsid w:val="00F7422E"/>
    <w:rsid w:val="00F74E4A"/>
    <w:rsid w:val="00F75282"/>
    <w:rsid w:val="00F75AE6"/>
    <w:rsid w:val="00F75D22"/>
    <w:rsid w:val="00F75E13"/>
    <w:rsid w:val="00F75FE4"/>
    <w:rsid w:val="00F7693E"/>
    <w:rsid w:val="00F76987"/>
    <w:rsid w:val="00F76A48"/>
    <w:rsid w:val="00F7722F"/>
    <w:rsid w:val="00F77733"/>
    <w:rsid w:val="00F77C85"/>
    <w:rsid w:val="00F77FC7"/>
    <w:rsid w:val="00F80227"/>
    <w:rsid w:val="00F8063B"/>
    <w:rsid w:val="00F81138"/>
    <w:rsid w:val="00F81655"/>
    <w:rsid w:val="00F817C6"/>
    <w:rsid w:val="00F81F7F"/>
    <w:rsid w:val="00F821E7"/>
    <w:rsid w:val="00F82476"/>
    <w:rsid w:val="00F82C28"/>
    <w:rsid w:val="00F83DD3"/>
    <w:rsid w:val="00F84310"/>
    <w:rsid w:val="00F84D69"/>
    <w:rsid w:val="00F85CC2"/>
    <w:rsid w:val="00F85EDC"/>
    <w:rsid w:val="00F8626E"/>
    <w:rsid w:val="00F87C86"/>
    <w:rsid w:val="00F90652"/>
    <w:rsid w:val="00F90846"/>
    <w:rsid w:val="00F90989"/>
    <w:rsid w:val="00F916F5"/>
    <w:rsid w:val="00F919E4"/>
    <w:rsid w:val="00F91D94"/>
    <w:rsid w:val="00F91E9F"/>
    <w:rsid w:val="00F92A4A"/>
    <w:rsid w:val="00F93CBE"/>
    <w:rsid w:val="00F94411"/>
    <w:rsid w:val="00F945A4"/>
    <w:rsid w:val="00F96CA5"/>
    <w:rsid w:val="00F96D2E"/>
    <w:rsid w:val="00F97D95"/>
    <w:rsid w:val="00F97F16"/>
    <w:rsid w:val="00FA01B2"/>
    <w:rsid w:val="00FA0335"/>
    <w:rsid w:val="00FA07E0"/>
    <w:rsid w:val="00FA08F5"/>
    <w:rsid w:val="00FA0EAD"/>
    <w:rsid w:val="00FA0F42"/>
    <w:rsid w:val="00FA11D6"/>
    <w:rsid w:val="00FA1811"/>
    <w:rsid w:val="00FA1C96"/>
    <w:rsid w:val="00FA2250"/>
    <w:rsid w:val="00FA2A34"/>
    <w:rsid w:val="00FA2E1C"/>
    <w:rsid w:val="00FA3032"/>
    <w:rsid w:val="00FA3171"/>
    <w:rsid w:val="00FA3707"/>
    <w:rsid w:val="00FA38AF"/>
    <w:rsid w:val="00FA3C40"/>
    <w:rsid w:val="00FA3EE7"/>
    <w:rsid w:val="00FA5D6D"/>
    <w:rsid w:val="00FA7934"/>
    <w:rsid w:val="00FA7CEA"/>
    <w:rsid w:val="00FA7D7E"/>
    <w:rsid w:val="00FA7F6F"/>
    <w:rsid w:val="00FB039C"/>
    <w:rsid w:val="00FB0ACA"/>
    <w:rsid w:val="00FB0D14"/>
    <w:rsid w:val="00FB0E3E"/>
    <w:rsid w:val="00FB0E7A"/>
    <w:rsid w:val="00FB1345"/>
    <w:rsid w:val="00FB1701"/>
    <w:rsid w:val="00FB1E6B"/>
    <w:rsid w:val="00FB1F68"/>
    <w:rsid w:val="00FB297F"/>
    <w:rsid w:val="00FB2AA3"/>
    <w:rsid w:val="00FB3B78"/>
    <w:rsid w:val="00FB3DCA"/>
    <w:rsid w:val="00FB3F99"/>
    <w:rsid w:val="00FB400A"/>
    <w:rsid w:val="00FB4152"/>
    <w:rsid w:val="00FB428F"/>
    <w:rsid w:val="00FB45DC"/>
    <w:rsid w:val="00FB4B6A"/>
    <w:rsid w:val="00FB5175"/>
    <w:rsid w:val="00FB51C1"/>
    <w:rsid w:val="00FB522D"/>
    <w:rsid w:val="00FB57E6"/>
    <w:rsid w:val="00FB73B3"/>
    <w:rsid w:val="00FB75EB"/>
    <w:rsid w:val="00FB7705"/>
    <w:rsid w:val="00FB7BBB"/>
    <w:rsid w:val="00FB7E28"/>
    <w:rsid w:val="00FC0508"/>
    <w:rsid w:val="00FC147E"/>
    <w:rsid w:val="00FC14B8"/>
    <w:rsid w:val="00FC19C4"/>
    <w:rsid w:val="00FC1AB8"/>
    <w:rsid w:val="00FC1D32"/>
    <w:rsid w:val="00FC227F"/>
    <w:rsid w:val="00FC2387"/>
    <w:rsid w:val="00FC29A3"/>
    <w:rsid w:val="00FC2A7A"/>
    <w:rsid w:val="00FC30BD"/>
    <w:rsid w:val="00FC328B"/>
    <w:rsid w:val="00FC3CD4"/>
    <w:rsid w:val="00FC4118"/>
    <w:rsid w:val="00FC41A1"/>
    <w:rsid w:val="00FC44A5"/>
    <w:rsid w:val="00FC46CA"/>
    <w:rsid w:val="00FC4D41"/>
    <w:rsid w:val="00FC4D51"/>
    <w:rsid w:val="00FC56A7"/>
    <w:rsid w:val="00FC5B5C"/>
    <w:rsid w:val="00FC5B73"/>
    <w:rsid w:val="00FC5E43"/>
    <w:rsid w:val="00FC603C"/>
    <w:rsid w:val="00FC6223"/>
    <w:rsid w:val="00FC65CC"/>
    <w:rsid w:val="00FC6C0C"/>
    <w:rsid w:val="00FC6F4F"/>
    <w:rsid w:val="00FC7222"/>
    <w:rsid w:val="00FC7297"/>
    <w:rsid w:val="00FC74F5"/>
    <w:rsid w:val="00FC7AA9"/>
    <w:rsid w:val="00FC7CFD"/>
    <w:rsid w:val="00FD022E"/>
    <w:rsid w:val="00FD0B5A"/>
    <w:rsid w:val="00FD0FB8"/>
    <w:rsid w:val="00FD11EE"/>
    <w:rsid w:val="00FD1944"/>
    <w:rsid w:val="00FD2053"/>
    <w:rsid w:val="00FD2741"/>
    <w:rsid w:val="00FD2FCE"/>
    <w:rsid w:val="00FD42F9"/>
    <w:rsid w:val="00FD45AF"/>
    <w:rsid w:val="00FD4C68"/>
    <w:rsid w:val="00FD4FA5"/>
    <w:rsid w:val="00FD61C9"/>
    <w:rsid w:val="00FD63D2"/>
    <w:rsid w:val="00FD70A7"/>
    <w:rsid w:val="00FD71CC"/>
    <w:rsid w:val="00FD730E"/>
    <w:rsid w:val="00FD788F"/>
    <w:rsid w:val="00FE0766"/>
    <w:rsid w:val="00FE08C8"/>
    <w:rsid w:val="00FE0CC2"/>
    <w:rsid w:val="00FE1160"/>
    <w:rsid w:val="00FE1592"/>
    <w:rsid w:val="00FE180A"/>
    <w:rsid w:val="00FE1FA7"/>
    <w:rsid w:val="00FE2D84"/>
    <w:rsid w:val="00FE349D"/>
    <w:rsid w:val="00FE375E"/>
    <w:rsid w:val="00FE3795"/>
    <w:rsid w:val="00FE3C29"/>
    <w:rsid w:val="00FE45D3"/>
    <w:rsid w:val="00FE4A6F"/>
    <w:rsid w:val="00FE4C0D"/>
    <w:rsid w:val="00FE4EB6"/>
    <w:rsid w:val="00FE5041"/>
    <w:rsid w:val="00FE5CF5"/>
    <w:rsid w:val="00FE70FA"/>
    <w:rsid w:val="00FE7AF0"/>
    <w:rsid w:val="00FE7E56"/>
    <w:rsid w:val="00FE7F0D"/>
    <w:rsid w:val="00FF0D87"/>
    <w:rsid w:val="00FF125D"/>
    <w:rsid w:val="00FF15B9"/>
    <w:rsid w:val="00FF1FEB"/>
    <w:rsid w:val="00FF219A"/>
    <w:rsid w:val="00FF21F8"/>
    <w:rsid w:val="00FF35D9"/>
    <w:rsid w:val="00FF3C47"/>
    <w:rsid w:val="00FF3FCE"/>
    <w:rsid w:val="00FF41EF"/>
    <w:rsid w:val="00FF443F"/>
    <w:rsid w:val="00FF4D47"/>
    <w:rsid w:val="00FF54C0"/>
    <w:rsid w:val="00FF5ECF"/>
    <w:rsid w:val="00FF5FD0"/>
    <w:rsid w:val="00FF6BD9"/>
    <w:rsid w:val="00FF7A51"/>
    <w:rsid w:val="00FF7C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>
      <o:colormru v:ext="edit" colors="#ccf0e2,#abebc9,#9debb7,#b6f0c9,#c5f3d4,#b4f2c0,#499984,#9adad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iPriority="22" w:unhideWhenUsed="0" w:qFormat="1"/>
    <w:lsdException w:name="Emphasis" w:locked="1" w:semiHidden="0" w:uiPriority="20" w:unhideWhenUsed="0" w:qFormat="1"/>
    <w:lsdException w:name="Normal (Web)" w:locked="1" w:uiPriority="99"/>
    <w:lsdException w:name="Table Grid" w:locked="1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3317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5500F4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4F45B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EF165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locked/>
    <w:rsid w:val="00EF1651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5500F4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character" w:customStyle="1" w:styleId="20">
    <w:name w:val="Заголовок 2 Знак"/>
    <w:link w:val="2"/>
    <w:locked/>
    <w:rsid w:val="004F45B9"/>
    <w:rPr>
      <w:rFonts w:ascii="Cambria" w:hAnsi="Cambria" w:cs="Times New Roman"/>
      <w:b/>
      <w:bCs/>
      <w:i/>
      <w:iCs/>
      <w:sz w:val="28"/>
      <w:szCs w:val="28"/>
    </w:rPr>
  </w:style>
  <w:style w:type="paragraph" w:customStyle="1" w:styleId="ListParagraph2">
    <w:name w:val="List Paragraph2"/>
    <w:basedOn w:val="a"/>
    <w:link w:val="ListParagraph"/>
    <w:rsid w:val="00F430EE"/>
    <w:pPr>
      <w:ind w:left="720"/>
      <w:contextualSpacing/>
    </w:pPr>
  </w:style>
  <w:style w:type="character" w:styleId="a3">
    <w:name w:val="Hyperlink"/>
    <w:uiPriority w:val="99"/>
    <w:rsid w:val="001B4514"/>
    <w:rPr>
      <w:rFonts w:cs="Times New Roman"/>
      <w:color w:val="0000FF"/>
      <w:u w:val="single"/>
    </w:rPr>
  </w:style>
  <w:style w:type="paragraph" w:customStyle="1" w:styleId="11">
    <w:name w:val="Абзац списка1"/>
    <w:basedOn w:val="a"/>
    <w:rsid w:val="005500F4"/>
    <w:pPr>
      <w:ind w:left="720"/>
      <w:contextualSpacing/>
    </w:pPr>
  </w:style>
  <w:style w:type="character" w:customStyle="1" w:styleId="apple-converted-space">
    <w:name w:val="apple-converted-space"/>
    <w:rsid w:val="00A22049"/>
    <w:rPr>
      <w:rFonts w:cs="Times New Roman"/>
    </w:rPr>
  </w:style>
  <w:style w:type="character" w:styleId="a4">
    <w:name w:val="FollowedHyperlink"/>
    <w:semiHidden/>
    <w:rsid w:val="00654D4D"/>
    <w:rPr>
      <w:rFonts w:cs="Times New Roman"/>
      <w:color w:val="800080"/>
      <w:u w:val="single"/>
    </w:rPr>
  </w:style>
  <w:style w:type="paragraph" w:styleId="a5">
    <w:name w:val="Normal (Web)"/>
    <w:basedOn w:val="a"/>
    <w:uiPriority w:val="99"/>
    <w:rsid w:val="00521DEB"/>
    <w:pPr>
      <w:spacing w:before="100" w:beforeAutospacing="1" w:after="100" w:afterAutospacing="1"/>
    </w:pPr>
  </w:style>
  <w:style w:type="character" w:styleId="a6">
    <w:name w:val="Strong"/>
    <w:uiPriority w:val="22"/>
    <w:qFormat/>
    <w:locked/>
    <w:rsid w:val="00521DEB"/>
    <w:rPr>
      <w:rFonts w:cs="Times New Roman"/>
      <w:b/>
    </w:rPr>
  </w:style>
  <w:style w:type="character" w:styleId="a7">
    <w:name w:val="Emphasis"/>
    <w:uiPriority w:val="20"/>
    <w:qFormat/>
    <w:locked/>
    <w:rsid w:val="00521DEB"/>
    <w:rPr>
      <w:rFonts w:cs="Times New Roman"/>
      <w:i/>
    </w:rPr>
  </w:style>
  <w:style w:type="table" w:styleId="a8">
    <w:name w:val="Table Grid"/>
    <w:basedOn w:val="a1"/>
    <w:uiPriority w:val="59"/>
    <w:locked/>
    <w:rsid w:val="006372E0"/>
    <w:pPr>
      <w:spacing w:after="200" w:line="276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Светлая заливка - Акцент 11"/>
    <w:rsid w:val="00566E7D"/>
    <w:rPr>
      <w:rFonts w:cs="Times New Roman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rsid w:val="004463F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a">
    <w:name w:val="Верхний колонтитул Знак"/>
    <w:link w:val="a9"/>
    <w:uiPriority w:val="99"/>
    <w:locked/>
    <w:rsid w:val="00AF37DE"/>
    <w:rPr>
      <w:rFonts w:cs="Times New Roman"/>
      <w:lang w:eastAsia="en-US"/>
    </w:rPr>
  </w:style>
  <w:style w:type="paragraph" w:styleId="ab">
    <w:name w:val="footer"/>
    <w:basedOn w:val="a"/>
    <w:link w:val="ac"/>
    <w:rsid w:val="004463F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c">
    <w:name w:val="Нижний колонтитул Знак"/>
    <w:link w:val="ab"/>
    <w:semiHidden/>
    <w:locked/>
    <w:rsid w:val="00AF37DE"/>
    <w:rPr>
      <w:rFonts w:cs="Times New Roman"/>
      <w:lang w:eastAsia="en-US"/>
    </w:rPr>
  </w:style>
  <w:style w:type="paragraph" w:styleId="ad">
    <w:name w:val="Document Map"/>
    <w:basedOn w:val="a"/>
    <w:link w:val="ae"/>
    <w:semiHidden/>
    <w:rsid w:val="00CD2D0A"/>
    <w:pPr>
      <w:shd w:val="clear" w:color="auto" w:fill="000080"/>
    </w:pPr>
    <w:rPr>
      <w:rFonts w:ascii="Tahoma" w:hAnsi="Tahoma"/>
      <w:sz w:val="16"/>
      <w:szCs w:val="16"/>
    </w:rPr>
  </w:style>
  <w:style w:type="character" w:customStyle="1" w:styleId="ae">
    <w:name w:val="Схема документа Знак"/>
    <w:link w:val="ad"/>
    <w:semiHidden/>
    <w:locked/>
    <w:rsid w:val="00AF37DE"/>
    <w:rPr>
      <w:rFonts w:ascii="Tahoma" w:hAnsi="Tahoma" w:cs="Tahoma"/>
      <w:sz w:val="16"/>
      <w:szCs w:val="16"/>
      <w:lang w:eastAsia="en-US"/>
    </w:rPr>
  </w:style>
  <w:style w:type="paragraph" w:customStyle="1" w:styleId="NoSpacing1">
    <w:name w:val="No Spacing1"/>
    <w:rsid w:val="004121B5"/>
    <w:rPr>
      <w:rFonts w:cs="Times New Roman"/>
      <w:sz w:val="22"/>
      <w:szCs w:val="22"/>
      <w:lang w:eastAsia="en-US"/>
    </w:rPr>
  </w:style>
  <w:style w:type="table" w:customStyle="1" w:styleId="-51">
    <w:name w:val="Светлая заливка - Акцент 51"/>
    <w:rsid w:val="00344D0B"/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qFormat/>
    <w:locked/>
    <w:rsid w:val="00D40F4A"/>
    <w:pPr>
      <w:tabs>
        <w:tab w:val="right" w:leader="dot" w:pos="9395"/>
      </w:tabs>
      <w:autoSpaceDE w:val="0"/>
      <w:autoSpaceDN w:val="0"/>
      <w:spacing w:line="360" w:lineRule="auto"/>
      <w:ind w:firstLine="567"/>
      <w:jc w:val="both"/>
    </w:pPr>
    <w:rPr>
      <w:b/>
      <w:noProof/>
    </w:rPr>
  </w:style>
  <w:style w:type="paragraph" w:styleId="21">
    <w:name w:val="toc 2"/>
    <w:basedOn w:val="a"/>
    <w:next w:val="a"/>
    <w:autoRedefine/>
    <w:uiPriority w:val="39"/>
    <w:qFormat/>
    <w:locked/>
    <w:rsid w:val="000442F7"/>
    <w:pPr>
      <w:tabs>
        <w:tab w:val="right" w:leader="dot" w:pos="9356"/>
      </w:tabs>
      <w:autoSpaceDE w:val="0"/>
      <w:autoSpaceDN w:val="0"/>
      <w:ind w:left="240" w:right="-214" w:firstLine="567"/>
      <w:jc w:val="both"/>
    </w:pPr>
  </w:style>
  <w:style w:type="character" w:styleId="af">
    <w:name w:val="page number"/>
    <w:basedOn w:val="a0"/>
    <w:rsid w:val="00174DB6"/>
  </w:style>
  <w:style w:type="paragraph" w:styleId="af0">
    <w:name w:val="Balloon Text"/>
    <w:basedOn w:val="a"/>
    <w:link w:val="af1"/>
    <w:rsid w:val="00D67DCE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rsid w:val="00D67DCE"/>
    <w:rPr>
      <w:rFonts w:ascii="Tahoma" w:hAnsi="Tahoma" w:cs="Tahoma"/>
      <w:sz w:val="16"/>
      <w:szCs w:val="16"/>
      <w:lang w:eastAsia="en-US"/>
    </w:rPr>
  </w:style>
  <w:style w:type="paragraph" w:customStyle="1" w:styleId="ListParagraph1">
    <w:name w:val="List Paragraph1"/>
    <w:basedOn w:val="a"/>
    <w:rsid w:val="00802450"/>
    <w:pPr>
      <w:ind w:left="720"/>
      <w:contextualSpacing/>
    </w:pPr>
  </w:style>
  <w:style w:type="paragraph" w:styleId="af2">
    <w:name w:val="List Paragraph"/>
    <w:basedOn w:val="a"/>
    <w:uiPriority w:val="34"/>
    <w:qFormat/>
    <w:rsid w:val="005A1237"/>
    <w:pPr>
      <w:ind w:left="708"/>
    </w:pPr>
  </w:style>
  <w:style w:type="character" w:customStyle="1" w:styleId="watch-title">
    <w:name w:val="watch-title"/>
    <w:rsid w:val="00FD4FA5"/>
  </w:style>
  <w:style w:type="character" w:customStyle="1" w:styleId="keyword">
    <w:name w:val="keyword"/>
    <w:rsid w:val="00024C35"/>
  </w:style>
  <w:style w:type="paragraph" w:customStyle="1" w:styleId="text">
    <w:name w:val="text"/>
    <w:basedOn w:val="a"/>
    <w:rsid w:val="004B6B78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rsid w:val="00EF1651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rsid w:val="00EF1651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customStyle="1" w:styleId="af3">
    <w:name w:val="Заголовки"/>
    <w:basedOn w:val="1"/>
    <w:link w:val="af4"/>
    <w:qFormat/>
    <w:rsid w:val="00EF1651"/>
  </w:style>
  <w:style w:type="paragraph" w:styleId="af5">
    <w:name w:val="Title"/>
    <w:basedOn w:val="af3"/>
    <w:link w:val="af6"/>
    <w:qFormat/>
    <w:rsid w:val="00EF1651"/>
    <w:pPr>
      <w:ind w:firstLine="567"/>
    </w:pPr>
  </w:style>
  <w:style w:type="character" w:customStyle="1" w:styleId="af4">
    <w:name w:val="Заголовки Знак"/>
    <w:basedOn w:val="10"/>
    <w:link w:val="af3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7">
    <w:name w:val="З"/>
    <w:basedOn w:val="af5"/>
    <w:link w:val="af8"/>
    <w:qFormat/>
    <w:rsid w:val="00EF1651"/>
  </w:style>
  <w:style w:type="character" w:customStyle="1" w:styleId="af6">
    <w:name w:val="Название Знак"/>
    <w:basedOn w:val="af4"/>
    <w:link w:val="af5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9">
    <w:name w:val="П"/>
    <w:basedOn w:val="ListParagraph2"/>
    <w:link w:val="afa"/>
    <w:qFormat/>
    <w:rsid w:val="00EF1651"/>
    <w:pPr>
      <w:spacing w:line="360" w:lineRule="auto"/>
      <w:ind w:left="0" w:right="-261" w:firstLine="567"/>
    </w:pPr>
    <w:rPr>
      <w:rFonts w:ascii="Arial" w:hAnsi="Arial"/>
      <w:b/>
      <w:bCs/>
      <w:i/>
      <w:iCs/>
      <w:sz w:val="28"/>
      <w:szCs w:val="28"/>
    </w:rPr>
  </w:style>
  <w:style w:type="character" w:customStyle="1" w:styleId="af8">
    <w:name w:val="З Знак"/>
    <w:basedOn w:val="af6"/>
    <w:link w:val="af7"/>
    <w:rsid w:val="00EF1651"/>
    <w:rPr>
      <w:rFonts w:ascii="Cambria" w:hAnsi="Cambria" w:cs="Times New Roman"/>
      <w:b/>
      <w:bCs/>
      <w:kern w:val="32"/>
      <w:sz w:val="32"/>
      <w:szCs w:val="32"/>
      <w:lang w:val="ru-RU" w:eastAsia="en-US" w:bidi="ar-SA"/>
    </w:rPr>
  </w:style>
  <w:style w:type="paragraph" w:customStyle="1" w:styleId="afb">
    <w:name w:val="Заг"/>
    <w:basedOn w:val="af7"/>
    <w:link w:val="afc"/>
    <w:qFormat/>
    <w:rsid w:val="00EF1651"/>
    <w:rPr>
      <w:rFonts w:ascii="Arial" w:hAnsi="Arial" w:cs="Arial"/>
      <w:sz w:val="28"/>
      <w:szCs w:val="28"/>
    </w:rPr>
  </w:style>
  <w:style w:type="character" w:customStyle="1" w:styleId="ListParagraph">
    <w:name w:val="List Paragraph Знак"/>
    <w:link w:val="ListParagraph2"/>
    <w:rsid w:val="00EF1651"/>
    <w:rPr>
      <w:rFonts w:cs="Times New Roman"/>
      <w:sz w:val="22"/>
      <w:szCs w:val="22"/>
      <w:lang w:eastAsia="en-US"/>
    </w:rPr>
  </w:style>
  <w:style w:type="character" w:customStyle="1" w:styleId="afa">
    <w:name w:val="П Знак"/>
    <w:link w:val="af9"/>
    <w:rsid w:val="00EF1651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fd">
    <w:name w:val="Подзаг"/>
    <w:basedOn w:val="af9"/>
    <w:link w:val="afe"/>
    <w:qFormat/>
    <w:rsid w:val="00EF1651"/>
    <w:rPr>
      <w:sz w:val="24"/>
      <w:szCs w:val="24"/>
      <w:lang w:eastAsia="en-US"/>
    </w:rPr>
  </w:style>
  <w:style w:type="character" w:customStyle="1" w:styleId="afc">
    <w:name w:val="Заг Знак"/>
    <w:link w:val="afb"/>
    <w:rsid w:val="00EF1651"/>
    <w:rPr>
      <w:rFonts w:ascii="Arial" w:hAnsi="Arial" w:cs="Arial"/>
      <w:b/>
      <w:bCs/>
      <w:kern w:val="32"/>
      <w:sz w:val="28"/>
      <w:szCs w:val="28"/>
      <w:lang w:val="ru-RU" w:eastAsia="en-US" w:bidi="ar-SA"/>
    </w:rPr>
  </w:style>
  <w:style w:type="paragraph" w:styleId="aff">
    <w:name w:val="TOC Heading"/>
    <w:basedOn w:val="1"/>
    <w:next w:val="a"/>
    <w:uiPriority w:val="39"/>
    <w:unhideWhenUsed/>
    <w:qFormat/>
    <w:rsid w:val="00E113C5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character" w:customStyle="1" w:styleId="afe">
    <w:name w:val="Подзаг Знак"/>
    <w:link w:val="afd"/>
    <w:rsid w:val="00EF1651"/>
    <w:rPr>
      <w:rFonts w:ascii="Arial" w:hAnsi="Arial" w:cs="Arial"/>
      <w:b/>
      <w:bCs/>
      <w:i/>
      <w:iCs/>
      <w:sz w:val="24"/>
      <w:szCs w:val="24"/>
      <w:lang w:eastAsia="en-US"/>
    </w:rPr>
  </w:style>
  <w:style w:type="character" w:customStyle="1" w:styleId="spelling-content-entity">
    <w:name w:val="spelling-content-entity"/>
    <w:rsid w:val="002F0D2F"/>
  </w:style>
  <w:style w:type="character" w:customStyle="1" w:styleId="style1">
    <w:name w:val="style1"/>
    <w:rsid w:val="00E44A20"/>
  </w:style>
  <w:style w:type="character" w:customStyle="1" w:styleId="posttitle">
    <w:name w:val="post_title"/>
    <w:rsid w:val="008E52C3"/>
  </w:style>
  <w:style w:type="paragraph" w:customStyle="1" w:styleId="22">
    <w:name w:val="Абзац списка2"/>
    <w:basedOn w:val="a"/>
    <w:rsid w:val="00476822"/>
    <w:pPr>
      <w:ind w:left="720"/>
      <w:contextualSpacing/>
    </w:pPr>
  </w:style>
  <w:style w:type="character" w:customStyle="1" w:styleId="mw-headline">
    <w:name w:val="mw-headline"/>
    <w:rsid w:val="006D0B81"/>
  </w:style>
  <w:style w:type="character" w:customStyle="1" w:styleId="w">
    <w:name w:val="w"/>
    <w:rsid w:val="00EB3DCE"/>
  </w:style>
  <w:style w:type="paragraph" w:styleId="aff0">
    <w:name w:val="footnote text"/>
    <w:basedOn w:val="a"/>
    <w:link w:val="aff1"/>
    <w:rsid w:val="00997C06"/>
    <w:rPr>
      <w:sz w:val="20"/>
      <w:szCs w:val="20"/>
    </w:rPr>
  </w:style>
  <w:style w:type="character" w:customStyle="1" w:styleId="aff1">
    <w:name w:val="Текст сноски Знак"/>
    <w:link w:val="aff0"/>
    <w:rsid w:val="00997C06"/>
    <w:rPr>
      <w:rFonts w:cs="Times New Roman"/>
      <w:lang w:eastAsia="en-US"/>
    </w:rPr>
  </w:style>
  <w:style w:type="character" w:styleId="aff2">
    <w:name w:val="footnote reference"/>
    <w:rsid w:val="00997C06"/>
    <w:rPr>
      <w:vertAlign w:val="superscript"/>
    </w:rPr>
  </w:style>
  <w:style w:type="paragraph" w:customStyle="1" w:styleId="5">
    <w:name w:val="Стиль5"/>
    <w:basedOn w:val="a"/>
    <w:next w:val="a"/>
    <w:link w:val="50"/>
    <w:rsid w:val="00174262"/>
    <w:pPr>
      <w:numPr>
        <w:numId w:val="2"/>
      </w:numPr>
      <w:spacing w:after="40" w:line="360" w:lineRule="auto"/>
      <w:ind w:left="357" w:hanging="357"/>
      <w:outlineLvl w:val="1"/>
    </w:pPr>
    <w:rPr>
      <w:rFonts w:ascii="Arial" w:hAnsi="Arial"/>
      <w:b/>
      <w:sz w:val="28"/>
      <w:szCs w:val="20"/>
    </w:rPr>
  </w:style>
  <w:style w:type="character" w:customStyle="1" w:styleId="50">
    <w:name w:val="Стиль5 Знак"/>
    <w:link w:val="5"/>
    <w:locked/>
    <w:rsid w:val="00174262"/>
    <w:rPr>
      <w:rFonts w:ascii="Arial" w:hAnsi="Arial" w:cs="Times New Roman"/>
      <w:b/>
      <w:sz w:val="28"/>
    </w:rPr>
  </w:style>
  <w:style w:type="paragraph" w:customStyle="1" w:styleId="8">
    <w:name w:val="Стиль8"/>
    <w:basedOn w:val="a"/>
    <w:next w:val="a"/>
    <w:link w:val="80"/>
    <w:rsid w:val="00174262"/>
    <w:pPr>
      <w:keepNext/>
      <w:spacing w:before="240" w:line="360" w:lineRule="auto"/>
      <w:outlineLvl w:val="2"/>
    </w:pPr>
    <w:rPr>
      <w:rFonts w:ascii="Arial" w:hAnsi="Arial"/>
      <w:b/>
      <w:szCs w:val="20"/>
    </w:rPr>
  </w:style>
  <w:style w:type="paragraph" w:customStyle="1" w:styleId="9">
    <w:name w:val="Стиль9"/>
    <w:basedOn w:val="a"/>
    <w:link w:val="90"/>
    <w:rsid w:val="00174262"/>
    <w:pPr>
      <w:numPr>
        <w:ilvl w:val="1"/>
        <w:numId w:val="1"/>
      </w:numPr>
      <w:spacing w:before="240" w:after="40" w:line="360" w:lineRule="auto"/>
      <w:outlineLvl w:val="1"/>
    </w:pPr>
    <w:rPr>
      <w:rFonts w:ascii="Arial" w:hAnsi="Arial"/>
      <w:b/>
      <w:sz w:val="28"/>
      <w:szCs w:val="20"/>
    </w:rPr>
  </w:style>
  <w:style w:type="character" w:customStyle="1" w:styleId="80">
    <w:name w:val="Стиль8 Знак"/>
    <w:link w:val="8"/>
    <w:locked/>
    <w:rsid w:val="00174262"/>
    <w:rPr>
      <w:rFonts w:ascii="Arial" w:hAnsi="Arial" w:cs="Times New Roman"/>
      <w:b/>
      <w:sz w:val="24"/>
    </w:rPr>
  </w:style>
  <w:style w:type="character" w:customStyle="1" w:styleId="90">
    <w:name w:val="Стиль9 Знак"/>
    <w:link w:val="9"/>
    <w:locked/>
    <w:rsid w:val="00174262"/>
    <w:rPr>
      <w:rFonts w:ascii="Arial" w:hAnsi="Arial" w:cs="Times New Roman"/>
      <w:b/>
      <w:sz w:val="28"/>
    </w:rPr>
  </w:style>
  <w:style w:type="paragraph" w:styleId="aff3">
    <w:name w:val="caption"/>
    <w:basedOn w:val="a"/>
    <w:next w:val="a"/>
    <w:unhideWhenUsed/>
    <w:qFormat/>
    <w:locked/>
    <w:rsid w:val="008A3728"/>
    <w:rPr>
      <w:b/>
      <w:bCs/>
      <w:sz w:val="20"/>
      <w:szCs w:val="20"/>
    </w:rPr>
  </w:style>
  <w:style w:type="paragraph" w:styleId="aff4">
    <w:name w:val="Revision"/>
    <w:hidden/>
    <w:uiPriority w:val="99"/>
    <w:semiHidden/>
    <w:rsid w:val="00BA2C67"/>
    <w:rPr>
      <w:rFonts w:cs="Times New Roman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qFormat/>
    <w:locked/>
    <w:rsid w:val="00AA1E8B"/>
    <w:pPr>
      <w:ind w:left="440"/>
    </w:pPr>
  </w:style>
  <w:style w:type="character" w:styleId="aff5">
    <w:name w:val="annotation reference"/>
    <w:basedOn w:val="a0"/>
    <w:semiHidden/>
    <w:unhideWhenUsed/>
    <w:rsid w:val="002052D3"/>
    <w:rPr>
      <w:sz w:val="16"/>
      <w:szCs w:val="16"/>
    </w:rPr>
  </w:style>
  <w:style w:type="paragraph" w:styleId="aff6">
    <w:name w:val="annotation text"/>
    <w:basedOn w:val="a"/>
    <w:link w:val="aff7"/>
    <w:semiHidden/>
    <w:unhideWhenUsed/>
    <w:rsid w:val="002052D3"/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semiHidden/>
    <w:rsid w:val="002052D3"/>
    <w:rPr>
      <w:rFonts w:ascii="Times New Roman" w:hAnsi="Times New Roman" w:cs="Times New Roman"/>
    </w:rPr>
  </w:style>
  <w:style w:type="paragraph" w:styleId="aff8">
    <w:name w:val="annotation subject"/>
    <w:basedOn w:val="aff6"/>
    <w:next w:val="aff6"/>
    <w:link w:val="aff9"/>
    <w:semiHidden/>
    <w:unhideWhenUsed/>
    <w:rsid w:val="002052D3"/>
    <w:rPr>
      <w:b/>
      <w:bCs/>
    </w:rPr>
  </w:style>
  <w:style w:type="character" w:customStyle="1" w:styleId="aff9">
    <w:name w:val="Тема примечания Знак"/>
    <w:basedOn w:val="aff7"/>
    <w:link w:val="aff8"/>
    <w:semiHidden/>
    <w:rsid w:val="002052D3"/>
    <w:rPr>
      <w:rFonts w:ascii="Times New Roman" w:hAnsi="Times New Roman" w:cs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microsoft.com/office/2011/relationships/commentsExtended" Target="commentsExtended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4AC692-611F-44BC-A4CA-B67E9EE3D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23</Pages>
  <Words>3345</Words>
  <Characters>19068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22369</CharactersWithSpaces>
  <SharedDoc>false</SharedDoc>
  <HLinks>
    <vt:vector size="120" baseType="variant">
      <vt:variant>
        <vt:i4>1572867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_Toc495413013</vt:lpwstr>
      </vt:variant>
      <vt:variant>
        <vt:i4>1572866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_Toc495413012</vt:lpwstr>
      </vt:variant>
      <vt:variant>
        <vt:i4>1572865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_Toc495413011</vt:lpwstr>
      </vt:variant>
      <vt:variant>
        <vt:i4>1572864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_Toc495413010</vt:lpwstr>
      </vt:variant>
      <vt:variant>
        <vt:i4>1638409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_Toc495413009</vt:lpwstr>
      </vt:variant>
      <vt:variant>
        <vt:i4>1638408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_Toc495413008</vt:lpwstr>
      </vt:variant>
      <vt:variant>
        <vt:i4>1638407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_Toc495413007</vt:lpwstr>
      </vt:variant>
      <vt:variant>
        <vt:i4>1638406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_Toc495413006</vt:lpwstr>
      </vt:variant>
      <vt:variant>
        <vt:i4>1638405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_Toc495413005</vt:lpwstr>
      </vt:variant>
      <vt:variant>
        <vt:i4>1638404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_Toc495413004</vt:lpwstr>
      </vt:variant>
      <vt:variant>
        <vt:i4>1638403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_Toc495413003</vt:lpwstr>
      </vt:variant>
      <vt:variant>
        <vt:i4>1638402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_Toc495413002</vt:lpwstr>
      </vt:variant>
      <vt:variant>
        <vt:i4>1638401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_Toc495413001</vt:lpwstr>
      </vt:variant>
      <vt:variant>
        <vt:i4>1638400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_Toc495413000</vt:lpwstr>
      </vt:variant>
      <vt:variant>
        <vt:i4>1114112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_Toc495412999</vt:lpwstr>
      </vt:variant>
      <vt:variant>
        <vt:i4>1114113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_Toc495412998</vt:lpwstr>
      </vt:variant>
      <vt:variant>
        <vt:i4>1114126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_Toc495412997</vt:lpwstr>
      </vt:variant>
      <vt:variant>
        <vt:i4>1114127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_Toc495412996</vt:lpwstr>
      </vt:variant>
      <vt:variant>
        <vt:i4>1114124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_Toc495412995</vt:lpwstr>
      </vt:variant>
      <vt:variant>
        <vt:i4>1114125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_Toc495412994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Борисов Дмитрий Алексеевич</dc:creator>
  <cp:lastModifiedBy>Останкова Настя</cp:lastModifiedBy>
  <cp:revision>15</cp:revision>
  <dcterms:created xsi:type="dcterms:W3CDTF">2017-11-20T05:46:00Z</dcterms:created>
  <dcterms:modified xsi:type="dcterms:W3CDTF">2017-11-27T13:50:00Z</dcterms:modified>
</cp:coreProperties>
</file>